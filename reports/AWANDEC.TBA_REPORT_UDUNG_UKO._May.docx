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5.xml" ContentType="application/vnd.openxmlformats-officedocument.wordprocessingml.footer+xml"/>
  <Override PartName="/word/document.xml" ContentType="application/vnd.openxmlformats-officedocument.wordprocessingml.document.main+xml"/>
  <Override PartName="/word/header4.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40"/>
        <w:jc w:val="both"/>
        <w:rPr>
          <w:rFonts w:ascii="Candara" w:hAnsi="Candara"/>
          <w:sz w:val="24"/>
          <w:szCs w:val="24"/>
        </w:rPr>
      </w:pPr>
      <w:bookmarkStart w:id="0" w:name="_Hlk99620606"/>
      <w:r>
        <w:rPr>
          <w:rFonts w:ascii="Candara" w:hAnsi="Candara"/>
          <w:noProof/>
          <w:sz w:val="24"/>
          <w:szCs w:val="24"/>
          <w:lang w:bidi="ar-SA"/>
        </w:rPr>
        <w:drawing>
          <wp:inline distL="0" distT="0" distB="0" distR="0">
            <wp:extent cx="1828800" cy="647700"/>
            <wp:effectExtent l="0" t="0" r="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clrChange>
                        <a:clrFrom>
                          <a:srgbClr val="fdfdfd"/>
                        </a:clrFrom>
                        <a:clrTo>
                          <a:srgbClr val="fdfdfd">
                            <a:alpha val="0"/>
                          </a:srgbClr>
                        </a:clrTo>
                      </a:clrChange>
                    </a:blip>
                    <a:srcRect l="0" t="0" r="0" b="0"/>
                    <a:stretch/>
                  </pic:blipFill>
                  <pic:spPr>
                    <a:xfrm rot="0">
                      <a:off x="0" y="0"/>
                      <a:ext cx="1828800" cy="647700"/>
                    </a:xfrm>
                    <a:prstGeom prst="rect"/>
                    <a:ln>
                      <a:noFill/>
                    </a:ln>
                  </pic:spPr>
                </pic:pic>
              </a:graphicData>
            </a:graphic>
          </wp:inline>
        </w:drawing>
      </w:r>
      <w:r>
        <w:rPr>
          <w:rFonts w:ascii="Candara" w:hAnsi="Candara"/>
          <w:noProof/>
          <w:sz w:val="24"/>
          <w:szCs w:val="24"/>
        </w:rPr>
        <w:t xml:space="preserve">                                                                           </w:t>
      </w:r>
      <w:r>
        <w:rPr>
          <w:rFonts w:ascii="Candara" w:hAnsi="Candara"/>
          <w:noProof/>
          <w:sz w:val="24"/>
          <w:szCs w:val="24"/>
          <w:lang w:bidi="ar-SA"/>
        </w:rPr>
      </w:r>
      <w:r>
        <w:rPr>
          <w:rFonts w:ascii="Candara" w:hAnsi="Candara"/>
          <w:noProof/>
          <w:sz w:val="24"/>
          <w:szCs w:val="24"/>
          <w:lang w:bidi="ar-SA"/>
        </w:rPr>
      </w:r>
      <w:r>
        <w:rPr>
          <w:rFonts w:ascii="Candara" w:hAnsi="Candara"/>
          <w:noProof/>
          <w:sz w:val="24"/>
          <w:szCs w:val="24"/>
          <w:lang w:bidi="ar-SA"/>
        </w:rPr>
      </w:r>
      <w:r>
        <w:rPr>
          <w:rFonts w:ascii="Candara" w:hAnsi="Candara"/>
          <w:noProof/>
          <w:sz w:val="24"/>
          <w:szCs w:val="24"/>
          <w:lang w:bidi="ar-SA"/>
        </w:rPr>
        <mc:AlternateContent>
          <mc:Choice Requires="wpg">
            <w:drawing>
              <wp:inline distL="0" distT="0" distB="0" distR="0">
                <wp:extent cx="1735073" cy="713232"/>
                <wp:effectExtent l="0" t="0" r="0" b="0"/>
                <wp:docPr id="1027" name="Group 147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735073" cy="713232"/>
                          <a:chOff x="0" y="0"/>
                          <a:chExt cx="1735074" cy="713232"/>
                        </a:xfrm>
                      </wpg:grpSpPr>
                      <pic:pic xmlns:pic="http://schemas.openxmlformats.org/drawingml/2006/picture">
                        <pic:nvPicPr>
                          <pic:cNvPr id="1" name="Image"/>
                          <pic:cNvPicPr/>
                        </pic:nvPicPr>
                        <pic:blipFill>
                          <a:blip r:embed="rId3" cstate="print"/>
                          <a:srcRect l="0" t="0" r="0" b="0"/>
                          <a:stretch/>
                        </pic:blipFill>
                        <pic:spPr>
                          <a:xfrm rot="0">
                            <a:off x="629412" y="528828"/>
                            <a:ext cx="42672" cy="184404"/>
                          </a:xfrm>
                          <a:prstGeom prst="rect"/>
                        </pic:spPr>
                      </pic:pic>
                      <wps:wsp>
                        <wps:cNvSpPr/>
                        <wps:spPr>
                          <a:xfrm rot="0">
                            <a:off x="630047" y="554990"/>
                            <a:ext cx="42143" cy="189937"/>
                          </a:xfrm>
                          <a:prstGeom prst="rect"/>
                          <a:ln>
                            <a:noFill/>
                          </a:ln>
                        </wps:spPr>
                        <wps:txbx id="1029">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854964" y="528828"/>
                            <a:ext cx="42672" cy="184404"/>
                          </a:xfrm>
                          <a:prstGeom prst="rect"/>
                        </pic:spPr>
                      </pic:pic>
                      <wps:wsp>
                        <wps:cNvSpPr/>
                        <wps:spPr>
                          <a:xfrm rot="0">
                            <a:off x="855599" y="554990"/>
                            <a:ext cx="42143" cy="189937"/>
                          </a:xfrm>
                          <a:prstGeom prst="rect"/>
                          <a:ln>
                            <a:noFill/>
                          </a:ln>
                        </wps:spPr>
                        <wps:txbx id="1031">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1283208" y="528828"/>
                            <a:ext cx="42672" cy="184404"/>
                          </a:xfrm>
                          <a:prstGeom prst="rect"/>
                        </pic:spPr>
                      </pic:pic>
                      <wps:wsp>
                        <wps:cNvSpPr/>
                        <wps:spPr>
                          <a:xfrm rot="0">
                            <a:off x="1282573" y="554990"/>
                            <a:ext cx="42143" cy="189937"/>
                          </a:xfrm>
                          <a:prstGeom prst="rect"/>
                          <a:ln>
                            <a:noFill/>
                          </a:ln>
                        </wps:spPr>
                        <wps:txbx id="1033">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0" y="0"/>
                            <a:ext cx="629412" cy="624840"/>
                          </a:xfrm>
                          <a:prstGeom prst="rect"/>
                        </pic:spPr>
                      </pic:pic>
                      <wps:wsp>
                        <wps:cNvSpPr/>
                        <wps:spPr>
                          <a:xfrm rot="0">
                            <a:off x="522732" y="92964"/>
                            <a:ext cx="1211580" cy="573024"/>
                          </a:xfrm>
                          <a:custGeom>
                            <a:avLst/>
                            <a:gdLst/>
                            <a:ahLst/>
                            <a:rect l="l" t="t" r="r" b="b"/>
                            <a:pathLst>
                              <a:path w="1211580" h="573024" stroke="1">
                                <a:moveTo>
                                  <a:pt x="99822" y="0"/>
                                </a:move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ubicBezTo>
                                  <a:pt x="0" y="42799"/>
                                  <a:pt x="44704" y="0"/>
                                  <a:pt x="99822" y="0"/>
                                </a:cubicBezTo>
                                <a:close/>
                              </a:path>
                            </a:pathLst>
                          </a:custGeom>
                          <a:solidFill>
                            <a:srgbClr val="1f497d"/>
                          </a:solidFill>
                          <a:ln cmpd="sng" cap="flat" w="0">
                            <a:solidFill>
                              <a:srgbClr val="000000"/>
                            </a:solidFill>
                            <a:prstDash val="solid"/>
                            <a:miter/>
                            <a:headEnd len="med" w="med" type="none"/>
                            <a:tailEnd len="med" w="med" type="none"/>
                          </a:ln>
                        </wps:spPr>
                        <wps:bodyPr>
                          <a:prstTxWarp prst="textNoShape"/>
                        </wps:bodyPr>
                      </wps:wsp>
                      <wps:wsp>
                        <wps:cNvSpPr/>
                        <wps:spPr>
                          <a:xfrm rot="0">
                            <a:off x="523494" y="93726"/>
                            <a:ext cx="1211580" cy="573024"/>
                          </a:xfrm>
                          <a:custGeom>
                            <a:avLst/>
                            <a:gdLst/>
                            <a:ahLst/>
                            <a:rect l="l" t="t" r="r" b="b"/>
                            <a:pathLst>
                              <a:path w="1211580" h="573024" stroke="1">
                                <a:moveTo>
                                  <a:pt x="0" y="95504"/>
                                </a:moveTo>
                                <a:cubicBezTo>
                                  <a:pt x="0" y="42799"/>
                                  <a:pt x="44704" y="0"/>
                                  <a:pt x="99822" y="0"/>
                                </a:cubicBez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lose/>
                              </a:path>
                            </a:pathLst>
                          </a:custGeom>
                          <a:ln cmpd="sng" cap="flat" w="25908">
                            <a:solidFill>
                              <a:srgbClr val="355b89"/>
                            </a:solidFill>
                            <a:prstDash val="solid"/>
                            <a:round/>
                            <a:headEnd len="med" w="med" type="none"/>
                            <a:tailEnd len="med" w="med" type="none"/>
                          </a:ln>
                        </wps:spPr>
                        <wps:bodyPr>
                          <a:prstTxWarp prst="textNoShape"/>
                        </wps:bodyPr>
                      </wps:wsp>
                      <pic:pic xmlns:pic="http://schemas.openxmlformats.org/drawingml/2006/picture">
                        <pic:nvPicPr>
                          <pic:cNvPr id="3" name="Image"/>
                          <pic:cNvPicPr/>
                        </pic:nvPicPr>
                        <pic:blipFill>
                          <a:blip r:embed="rId5" cstate="print"/>
                          <a:srcRect l="0" t="0" r="0" b="0"/>
                          <a:stretch/>
                        </pic:blipFill>
                        <pic:spPr>
                          <a:xfrm rot="0">
                            <a:off x="650748" y="224028"/>
                            <a:ext cx="233172" cy="283464"/>
                          </a:xfrm>
                          <a:prstGeom prst="rect"/>
                        </pic:spPr>
                      </pic:pic>
                      <wps:wsp>
                        <wps:cNvSpPr/>
                        <wps:spPr>
                          <a:xfrm rot="0">
                            <a:off x="649859" y="230172"/>
                            <a:ext cx="244451" cy="377423"/>
                          </a:xfrm>
                          <a:prstGeom prst="rect"/>
                          <a:ln>
                            <a:noFill/>
                          </a:ln>
                        </wps:spPr>
                        <wps:txbx id="1038">
                          <w:txbxContent>
                            <w:p>
                              <w:pPr>
                                <w:pStyle w:val="style0"/>
                                <w:rPr/>
                              </w:pPr>
                              <w:r>
                                <w:rPr>
                                  <w:rFonts w:ascii="Arial" w:cs="Arial" w:eastAsia="Arial" w:hAnsi="Arial"/>
                                  <w:b/>
                                  <w:color w:val="ffffff"/>
                                  <w:sz w:val="40"/>
                                </w:rPr>
                                <w:t>C</w:t>
                              </w:r>
                            </w:p>
                          </w:txbxContent>
                        </wps:txbx>
                        <wps:bodyPr lIns="0" rIns="0" tIns="0" bIns="0" vert="horz">
                          <a:prstTxWarp prst="textNoShape"/>
                          <a:noAutofit/>
                        </wps:bodyPr>
                      </wps:wsp>
                      <wps:wsp>
                        <wps:cNvSpPr/>
                        <wps:spPr>
                          <a:xfrm rot="0">
                            <a:off x="832739" y="355346"/>
                            <a:ext cx="42143" cy="189937"/>
                          </a:xfrm>
                          <a:prstGeom prst="rect"/>
                          <a:ln>
                            <a:noFill/>
                          </a:ln>
                        </wps:spPr>
                        <wps:txbx id="1039">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3" name="Image"/>
                          <pic:cNvPicPr/>
                        </pic:nvPicPr>
                        <pic:blipFill>
                          <a:blip r:embed="rId5" cstate="print"/>
                          <a:srcRect l="0" t="0" r="0" b="0"/>
                          <a:stretch/>
                        </pic:blipFill>
                        <pic:spPr>
                          <a:xfrm rot="0">
                            <a:off x="826008" y="224028"/>
                            <a:ext cx="234696" cy="283464"/>
                          </a:xfrm>
                          <a:prstGeom prst="rect"/>
                        </pic:spPr>
                      </pic:pic>
                      <wps:wsp>
                        <wps:cNvSpPr/>
                        <wps:spPr>
                          <a:xfrm rot="0">
                            <a:off x="826643" y="230172"/>
                            <a:ext cx="244451" cy="377423"/>
                          </a:xfrm>
                          <a:prstGeom prst="rect"/>
                          <a:ln>
                            <a:noFill/>
                          </a:ln>
                        </wps:spPr>
                        <wps:txbx id="1041">
                          <w:txbxContent>
                            <w:p>
                              <w:pPr>
                                <w:pStyle w:val="style0"/>
                                <w:rPr/>
                              </w:pPr>
                              <w:r>
                                <w:rPr>
                                  <w:rFonts w:ascii="Arial" w:cs="Arial" w:eastAsia="Arial" w:hAnsi="Arial"/>
                                  <w:b/>
                                  <w:color w:val="ffffff"/>
                                  <w:sz w:val="40"/>
                                </w:rPr>
                                <w:t>C</w:t>
                              </w:r>
                            </w:p>
                          </w:txbxContent>
                        </wps:txbx>
                        <wps:bodyPr lIns="0" rIns="0" tIns="0" bIns="0" vert="horz">
                          <a:prstTxWarp prst="textNoShape"/>
                          <a:noAutofit/>
                        </wps:bodyPr>
                      </wps:wsp>
                      <wps:wsp>
                        <wps:cNvSpPr/>
                        <wps:spPr>
                          <a:xfrm rot="0">
                            <a:off x="1009523" y="355346"/>
                            <a:ext cx="42143" cy="189937"/>
                          </a:xfrm>
                          <a:prstGeom prst="rect"/>
                          <a:ln>
                            <a:noFill/>
                          </a:ln>
                        </wps:spPr>
                        <wps:txbx id="1042">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4" name="Image"/>
                          <pic:cNvPicPr/>
                        </pic:nvPicPr>
                        <pic:blipFill>
                          <a:blip r:embed="rId6" cstate="print"/>
                          <a:srcRect l="0" t="0" r="0" b="0"/>
                          <a:stretch/>
                        </pic:blipFill>
                        <pic:spPr>
                          <a:xfrm rot="0">
                            <a:off x="1001268" y="224028"/>
                            <a:ext cx="702564" cy="283464"/>
                          </a:xfrm>
                          <a:prstGeom prst="rect"/>
                        </pic:spPr>
                      </pic:pic>
                      <wps:wsp>
                        <wps:cNvSpPr/>
                        <wps:spPr>
                          <a:xfrm rot="0">
                            <a:off x="1001903" y="230172"/>
                            <a:ext cx="733238" cy="377423"/>
                          </a:xfrm>
                          <a:prstGeom prst="rect"/>
                          <a:ln>
                            <a:noFill/>
                          </a:ln>
                        </wps:spPr>
                        <wps:txbx id="1044">
                          <w:txbxContent>
                            <w:p>
                              <w:pPr>
                                <w:pStyle w:val="style0"/>
                                <w:rPr/>
                              </w:pPr>
                              <w:r>
                                <w:rPr>
                                  <w:rFonts w:ascii="Arial" w:cs="Arial" w:eastAsia="Arial" w:hAnsi="Arial"/>
                                  <w:b/>
                                  <w:color w:val="ffffff"/>
                                  <w:sz w:val="40"/>
                                </w:rPr>
                                <w:t>CRN</w:t>
                              </w:r>
                            </w:p>
                          </w:txbxContent>
                        </wps:txbx>
                        <wps:bodyPr lIns="0" rIns="0" tIns="0" bIns="0" vert="horz">
                          <a:prstTxWarp prst="textNoShape"/>
                          <a:noAutofit/>
                        </wps:bodyPr>
                      </wps:wsp>
                      <wps:wsp>
                        <wps:cNvSpPr/>
                        <wps:spPr>
                          <a:xfrm rot="0">
                            <a:off x="1552321" y="355346"/>
                            <a:ext cx="42143" cy="189937"/>
                          </a:xfrm>
                          <a:prstGeom prst="rect"/>
                          <a:ln>
                            <a:noFill/>
                          </a:ln>
                        </wps:spPr>
                        <wps:txbx id="1045">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5" name="Image"/>
                          <pic:cNvPicPr/>
                        </pic:nvPicPr>
                        <pic:blipFill>
                          <a:blip r:embed="rId7" cstate="print"/>
                          <a:srcRect l="0" t="0" r="0" b="0"/>
                          <a:stretch/>
                        </pic:blipFill>
                        <pic:spPr>
                          <a:xfrm rot="0">
                            <a:off x="1530096" y="224028"/>
                            <a:ext cx="77724" cy="283464"/>
                          </a:xfrm>
                          <a:prstGeom prst="rect"/>
                        </pic:spPr>
                      </pic:pic>
                      <wps:wsp>
                        <wps:cNvSpPr/>
                        <wps:spPr>
                          <a:xfrm rot="0">
                            <a:off x="1530985" y="250190"/>
                            <a:ext cx="42143" cy="189937"/>
                          </a:xfrm>
                          <a:prstGeom prst="rect"/>
                          <a:ln>
                            <a:noFill/>
                          </a:ln>
                        </wps:spPr>
                        <wps:txbx id="1047">
                          <w:txbxContent>
                            <w:p>
                              <w:pPr>
                                <w:pStyle w:val="style0"/>
                                <w:rPr/>
                              </w:pPr>
                              <w:r>
                                <w:t xml:space="preserve"> </w:t>
                              </w:r>
                            </w:p>
                          </w:txbxContent>
                        </wps:txbx>
                        <wps:bodyPr lIns="0" rIns="0" tIns="0" bIns="0" vert="horz">
                          <a:prstTxWarp prst="textNoShape"/>
                          <a:noAutofit/>
                        </wps:bodyPr>
                      </wps:wsp>
                    </wpg:wgp>
                  </a:graphicData>
                </a:graphic>
              </wp:inline>
            </w:drawing>
          </mc:Choice>
          <mc:Fallback>
            <w:pict>
              <v:group id="1027" filled="f" stroked="f" style="margin-left:0.0pt;margin-top:0.0pt;width:136.62pt;height:56.16pt;mso-wrap-distance-left:0.0pt;mso-wrap-distance-right:0.0pt;visibility:visible;" coordsize="1735074,713232">
                <v:shape id="1028" type="#_x0000_t75" filled="f" stroked="f" style="position:absolute;left:629412;top:528828;width:42672;height:184404;z-index:2;mso-position-horizontal-relative:page;mso-position-vertical-relative:page;mso-width-relative:page;mso-height-relative:page;visibility:visible;">
                  <v:imagedata r:id="rId3" embosscolor="white" o:title=""/>
                  <v:fill/>
                </v:shape>
                <v:rect id="1029" filled="f" stroked="f" style="position:absolute;left:630047;top:554990;width:42143;height:189937;z-index: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0" type="#_x0000_t75" filled="f" stroked="f" style="position:absolute;left:854964;top:528828;width:42672;height:184404;z-index:4;mso-position-horizontal-relative:page;mso-position-vertical-relative:page;mso-width-relative:page;mso-height-relative:page;visibility:visible;">
                  <v:imagedata r:id="rId3" embosscolor="white" o:title=""/>
                  <v:fill/>
                </v:shape>
                <v:rect id="1031" filled="f" stroked="f" style="position:absolute;left:855599;top:554990;width:42143;height:189937;z-index:5;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2" type="#_x0000_t75" filled="f" stroked="f" style="position:absolute;left:1283208;top:528828;width:42672;height:184404;z-index:6;mso-position-horizontal-relative:page;mso-position-vertical-relative:page;mso-width-relative:page;mso-height-relative:page;visibility:visible;">
                  <v:imagedata r:id="rId3" embosscolor="white" o:title=""/>
                  <v:fill/>
                </v:shape>
                <v:rect id="1033" filled="f" stroked="f" style="position:absolute;left:1282573;top:554990;width:42143;height:189937;z-index:7;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4" type="#_x0000_t75" filled="f" stroked="f" style="position:absolute;left:0;top:0;width:629412;height:624840;z-index:8;mso-position-horizontal-relative:page;mso-position-vertical-relative:page;mso-width-relative:page;mso-height-relative:page;visibility:visible;">
                  <v:imagedata r:id="rId4" embosscolor="white" o:title=""/>
                  <v:fill/>
                </v:shape>
                <v:shape id="1035" coordsize="1211580,573024" path="m99822,0l1111758,0c1166876,0,1211580,42799,1211580,95504l1211580,477520c1211580,530225,1166876,573024,1111758,573024l99822,573024c44704,573024,0,530225,0,477520l0,95504c0,42799,44704,0,99822,0xe" fillcolor="#1f497d" stroked="t" style="position:absolute;left:522732;top:92964;width:1211580;height:573024;z-index:9;mso-position-horizontal-relative:page;mso-position-vertical-relative:page;mso-width-relative:page;mso-height-relative:page;visibility:visible;">
                  <v:stroke joinstyle="miter" weight="0.0pt"/>
                  <v:fill/>
                  <v:path textboxrect="0,0,1211580,573024"/>
                </v:shape>
                <v:shape id="1036" coordsize="1211580,573024" path="m0,95504c0,42799,44704,0,99822,0l1111758,0c1166876,0,1211580,42799,1211580,95504l1211580,477520c1211580,530225,1166876,573024,1111758,573024l99822,573024c44704,573024,0,530225,0,477520l0,95504xe" filled="f" stroked="t" style="position:absolute;left:523494;top:93726;width:1211580;height:573024;z-index:10;mso-position-horizontal-relative:page;mso-position-vertical-relative:page;mso-width-relative:page;mso-height-relative:page;visibility:visible;">
                  <v:stroke color="#355b89" weight="2.04pt"/>
                  <v:fill/>
                  <v:path textboxrect="0,0,1211580,573024"/>
                </v:shape>
                <v:shape id="1037" type="#_x0000_t75" filled="f" stroked="f" style="position:absolute;left:650748;top:224028;width:233172;height:283464;z-index:11;mso-position-horizontal-relative:page;mso-position-vertical-relative:page;mso-width-relative:page;mso-height-relative:page;visibility:visible;">
                  <v:imagedata r:id="rId5" embosscolor="white" o:title=""/>
                  <v:fill/>
                </v:shape>
                <v:rect id="1038" filled="f" stroked="f" style="position:absolute;left:649859;top:230172;width:244451;height:377423;z-index:12;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39" filled="f" stroked="f" style="position:absolute;left:832739;top:355346;width:42143;height:189937;z-index:1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0" type="#_x0000_t75" filled="f" stroked="f" style="position:absolute;left:826008;top:224028;width:234696;height:283464;z-index:14;mso-position-horizontal-relative:page;mso-position-vertical-relative:page;mso-width-relative:page;mso-height-relative:page;visibility:visible;">
                  <v:imagedata r:id="rId5" embosscolor="white" o:title=""/>
                  <v:fill/>
                </v:shape>
                <v:rect id="1041" filled="f" stroked="f" style="position:absolute;left:826643;top:230172;width:244451;height:377423;z-index:15;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42" filled="f" stroked="f" style="position:absolute;left:1009523;top:355346;width:42143;height:189937;z-index:16;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3" type="#_x0000_t75" filled="f" stroked="f" style="position:absolute;left:1001268;top:224028;width:702564;height:283464;z-index:17;mso-position-horizontal-relative:page;mso-position-vertical-relative:page;mso-width-relative:page;mso-height-relative:page;visibility:visible;">
                  <v:imagedata r:id="rId6" embosscolor="white" o:title=""/>
                  <v:fill/>
                </v:shape>
                <v:rect id="1044" filled="f" stroked="f" style="position:absolute;left:1001903;top:230172;width:733238;height:377423;z-index:18;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CRN</w:t>
                        </w:r>
                      </w:p>
                    </w:txbxContent>
                  </v:textbox>
                </v:rect>
                <v:rect id="1045" filled="f" stroked="f" style="position:absolute;left:1552321;top:355346;width:42143;height:189937;z-index:19;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6" type="#_x0000_t75" filled="f" stroked="f" style="position:absolute;left:1530096;top:224028;width:77724;height:283464;z-index:20;mso-position-horizontal-relative:page;mso-position-vertical-relative:page;mso-width-relative:page;mso-height-relative:page;visibility:visible;">
                  <v:imagedata r:id="rId7" embosscolor="white" o:title=""/>
                  <v:fill/>
                </v:shape>
                <v:rect id="1047" filled="f" stroked="f" style="position:absolute;left:1530985;top:250190;width:42143;height:189937;z-index:21;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w10:anchorlock/>
                <v:fill rotate="true"/>
              </v:group>
            </w:pict>
          </mc:Fallback>
        </mc:AlternateContent>
      </w:r>
      <w:r>
        <w:rPr>
          <w:rFonts w:ascii="Candara" w:hAnsi="Candara"/>
          <w:noProof/>
          <w:sz w:val="24"/>
          <w:szCs w:val="24"/>
          <w:lang w:bidi="ar-SA"/>
        </w:rPr>
      </w:r>
      <w:r>
        <w:rPr>
          <w:rFonts w:ascii="Candara" w:hAnsi="Candara"/>
          <w:noProof/>
          <w:sz w:val="24"/>
          <w:szCs w:val="24"/>
          <w:lang w:bidi="ar-SA"/>
        </w:rPr>
      </w:r>
    </w:p>
    <w:p>
      <w:pPr>
        <w:pStyle w:val="style0"/>
        <w:spacing w:lineRule="auto" w:line="240"/>
        <w:jc w:val="both"/>
        <w:rPr>
          <w:rFonts w:ascii="Candara" w:hAnsi="Candara"/>
          <w:sz w:val="24"/>
          <w:szCs w:val="24"/>
        </w:rPr>
      </w:pPr>
    </w:p>
    <w:p>
      <w:pPr>
        <w:pStyle w:val="style0"/>
        <w:widowControl w:val="false"/>
        <w:autoSpaceDE w:val="false"/>
        <w:autoSpaceDN w:val="false"/>
        <w:adjustRightInd w:val="false"/>
        <w:spacing w:before="18" w:after="0" w:lineRule="auto" w:line="240"/>
        <w:ind w:left="100" w:right="-20"/>
        <w:jc w:val="center"/>
        <w:rPr>
          <w:rFonts w:ascii="Candara" w:cs="Gill Sans MT" w:hAnsi="Candara"/>
          <w:color w:val="000000"/>
          <w:sz w:val="24"/>
          <w:szCs w:val="24"/>
        </w:rPr>
      </w:pPr>
      <w:r>
        <w:rPr>
          <w:rFonts w:ascii="Candara" w:cs="Arial" w:hAnsi="Candara"/>
          <w:sz w:val="24"/>
          <w:szCs w:val="24"/>
          <w:lang w:eastAsia="yo-NG"/>
        </w:rPr>
        <w:t>ICHSSA 1 PROJECT</w:t>
      </w:r>
    </w:p>
    <w:p>
      <w:pPr>
        <w:pStyle w:val="style0"/>
        <w:spacing w:lineRule="auto" w:line="240"/>
        <w:jc w:val="both"/>
        <w:rPr>
          <w:rFonts w:ascii="Candara" w:hAnsi="Candara"/>
          <w:sz w:val="24"/>
          <w:szCs w:val="24"/>
        </w:rPr>
      </w:pPr>
    </w:p>
    <w:bookmarkStart w:id="1" w:name="_Hlk100072600"/>
    <w:p>
      <w:pPr>
        <w:pStyle w:val="style62"/>
        <w:spacing w:before="240"/>
        <w:rPr>
          <w:rFonts w:ascii="Candara" w:hAnsi="Candara"/>
          <w:sz w:val="24"/>
          <w:szCs w:val="24"/>
        </w:rPr>
      </w:pPr>
      <w:r>
        <w:rPr>
          <w:rFonts w:hAnsi="Candara"/>
          <w:spacing w:val="0"/>
          <w:kern w:val="0"/>
          <w:sz w:val="24"/>
          <w:szCs w:val="24"/>
          <w:lang w:val="en-US"/>
        </w:rPr>
        <w:t xml:space="preserve">TBA meeting </w:t>
      </w:r>
      <w:r>
        <w:rPr>
          <w:rFonts w:ascii="Candara" w:hAnsi="Candara"/>
          <w:spacing w:val="0"/>
          <w:kern w:val="0"/>
          <w:sz w:val="24"/>
          <w:szCs w:val="24"/>
        </w:rPr>
        <w:t xml:space="preserve">, </w:t>
      </w:r>
      <w:r>
        <w:rPr>
          <w:rFonts w:hAnsi="Candara"/>
          <w:spacing w:val="0"/>
          <w:kern w:val="0"/>
          <w:sz w:val="24"/>
          <w:szCs w:val="24"/>
          <w:lang w:val="en-US"/>
        </w:rPr>
        <w:t>UDUNG UKO</w:t>
      </w:r>
    </w:p>
    <w:bookmarkEnd w:id="1"/>
    <w:p>
      <w:pPr>
        <w:pStyle w:val="style0"/>
        <w:spacing w:lineRule="auto" w:line="240"/>
        <w:jc w:val="center"/>
        <w:rPr>
          <w:rFonts w:ascii="Candara" w:hAnsi="Candara"/>
          <w:sz w:val="24"/>
          <w:szCs w:val="24"/>
        </w:rPr>
      </w:pPr>
    </w:p>
    <w:p>
      <w:pPr>
        <w:pStyle w:val="style74"/>
        <w:spacing w:lineRule="auto" w:line="240"/>
        <w:jc w:val="center"/>
        <w:rPr>
          <w:rFonts w:ascii="Candara" w:hAnsi="Candara"/>
        </w:rPr>
      </w:pPr>
    </w:p>
    <w:p>
      <w:pPr>
        <w:pStyle w:val="style74"/>
        <w:spacing w:lineRule="auto" w:line="240"/>
        <w:jc w:val="center"/>
        <w:rPr>
          <w:rFonts w:ascii="Candara" w:hAnsi="Candara"/>
        </w:rPr>
      </w:pPr>
    </w:p>
    <w:p>
      <w:pPr>
        <w:pStyle w:val="style74"/>
        <w:spacing w:lineRule="auto" w:line="240"/>
        <w:jc w:val="center"/>
        <w:rPr>
          <w:rFonts w:ascii="Candara" w:hAnsi="Candara"/>
        </w:rPr>
      </w:pPr>
      <w:r>
        <w:rPr>
          <w:rFonts w:ascii="Candara" w:hAnsi="Candara"/>
        </w:rPr>
        <w:t>Submitted by: APPLICANTS WELFARE AND DEVELOPMENT CENTRE</w:t>
      </w:r>
    </w:p>
    <w:p>
      <w:pPr>
        <w:pStyle w:val="style0"/>
        <w:spacing w:lineRule="auto" w:line="240"/>
        <w:rPr>
          <w:rFonts w:ascii="Candara" w:hAnsi="Candara"/>
          <w:b/>
          <w:sz w:val="24"/>
          <w:szCs w:val="24"/>
        </w:rPr>
      </w:pPr>
      <w:r>
        <w:rPr>
          <w:rFonts w:ascii="Candara" w:hAnsi="Candara"/>
          <w:b/>
          <w:sz w:val="24"/>
          <w:szCs w:val="24"/>
        </w:rPr>
        <w:tab/>
      </w:r>
      <w:r>
        <w:rPr>
          <w:rFonts w:ascii="Candara" w:hAnsi="Candara"/>
          <w:b/>
          <w:sz w:val="24"/>
          <w:szCs w:val="24"/>
        </w:rPr>
        <w:tab/>
      </w:r>
    </w:p>
    <w:p>
      <w:pPr>
        <w:pStyle w:val="style74"/>
        <w:spacing w:lineRule="auto" w:line="240"/>
        <w:jc w:val="center"/>
        <w:rPr>
          <w:rFonts w:ascii="Candara" w:hAnsi="Candara"/>
        </w:rPr>
      </w:pPr>
      <w:r>
        <w:rPr>
          <w:rFonts w:ascii="Candara" w:hAnsi="Candara"/>
        </w:rPr>
        <w:t>Month/</w:t>
      </w:r>
      <w:del w:id="0" w:author="oenonbong" w:date="2021-02-12T05:53:00Z">
        <w:r w:rsidDel="7C0FCB09">
          <w:rPr>
            <w:rFonts w:ascii="Candara" w:hAnsi="Candara"/>
          </w:rPr>
          <w:delText xml:space="preserve"> </w:delText>
        </w:r>
      </w:del>
      <w:r>
        <w:rPr>
          <w:rFonts w:ascii="Candara" w:hAnsi="Candara"/>
        </w:rPr>
        <w:t xml:space="preserve">Quarter: </w:t>
      </w:r>
      <w:r>
        <w:rPr>
          <w:rFonts w:hAnsi="Candara"/>
          <w:lang w:val="en-US"/>
        </w:rPr>
        <w:t>MAY</w:t>
      </w:r>
      <w:r>
        <w:rPr>
          <w:rFonts w:ascii="Candara" w:hAnsi="Candara"/>
        </w:rPr>
        <w:t xml:space="preserve">/ Quarter </w:t>
      </w:r>
      <w:r>
        <w:rPr>
          <w:rFonts w:ascii="Candara" w:hAnsi="Candara"/>
        </w:rPr>
        <w:t>3</w:t>
      </w:r>
    </w:p>
    <w:p>
      <w:pPr>
        <w:pStyle w:val="style0"/>
        <w:spacing w:lineRule="auto" w:line="240"/>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ins w:id="1" w:author="oenonbong" w:date="2021-02-12T05:53:00Z">
        <w:r w:rsidR="82FE62BA">
          <w:rPr>
            <w:rFonts w:ascii="Candara" w:hAnsi="Candara"/>
            <w:b/>
            <w:sz w:val="24"/>
            <w:szCs w:val="24"/>
          </w:rPr>
          <w:t xml:space="preserve"> </w:t>
        </w:r>
      </w:ins>
    </w:p>
    <w:p>
      <w:pPr>
        <w:pStyle w:val="style74"/>
        <w:spacing w:lineRule="auto" w:line="240"/>
        <w:jc w:val="center"/>
        <w:rPr>
          <w:rFonts w:ascii="Candara" w:hAnsi="Candara"/>
        </w:rPr>
      </w:pPr>
      <w:r>
        <w:rPr>
          <w:rFonts w:ascii="Candara" w:hAnsi="Candara"/>
        </w:rPr>
        <w:t xml:space="preserve">Submission Date: </w:t>
      </w:r>
      <w:r>
        <w:rPr>
          <w:rFonts w:ascii="Candara" w:hAnsi="Candara"/>
        </w:rPr>
        <w:t>25</w:t>
      </w:r>
      <w:r>
        <w:rPr>
          <w:rFonts w:ascii="Candara" w:hAnsi="Candara"/>
        </w:rPr>
        <w:t>/</w:t>
      </w:r>
      <w:r>
        <w:rPr>
          <w:rFonts w:hAnsi="Candara"/>
          <w:lang w:val="en-US"/>
        </w:rPr>
        <w:t>5</w:t>
      </w:r>
      <w:r>
        <w:rPr>
          <w:rFonts w:ascii="Candara" w:hAnsi="Candara"/>
        </w:rPr>
        <w:t>/2022</w:t>
      </w:r>
    </w:p>
    <w:p>
      <w:pPr>
        <w:pStyle w:val="style0"/>
        <w:spacing w:lineRule="auto" w:line="240"/>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p>
    <w:p>
      <w:pPr>
        <w:pStyle w:val="style0"/>
        <w:spacing w:lineRule="auto" w:line="240"/>
        <w:rPr>
          <w:rFonts w:ascii="Candara" w:hAnsi="Candara"/>
          <w:sz w:val="24"/>
          <w:szCs w:val="24"/>
        </w:rPr>
        <w:sectPr>
          <w:footerReference w:type="default" r:id="rId8"/>
          <w:pgSz w:w="12240" w:h="15840" w:orient="portrait"/>
          <w:pgMar w:top="1440" w:right="1440" w:bottom="1440" w:left="1440" w:header="720" w:footer="720" w:gutter="0"/>
          <w:pgBorders w:zOrder="front" w:display="allPages" w:offsetFrom="page">
            <w:top w:val="single" w:sz="2" w:space="24" w:color="c00000"/>
            <w:left w:val="single" w:sz="2" w:space="24" w:color="c00000"/>
            <w:bottom w:val="single" w:sz="2" w:space="24" w:color="c00000"/>
            <w:right w:val="single" w:sz="2" w:space="24" w:color="c00000"/>
          </w:pgBorders>
          <w:cols w:space="720"/>
          <w:titlePg/>
          <w:docGrid w:linePitch="360"/>
        </w:sectPr>
      </w:pPr>
      <w:r>
        <w:rPr>
          <w:rFonts w:ascii="Candara" w:hAnsi="Candara"/>
          <w:sz w:val="24"/>
          <w:szCs w:val="24"/>
        </w:rPr>
        <w:tab/>
      </w:r>
    </w:p>
    <w:p>
      <w:pPr>
        <w:pStyle w:val="style1"/>
        <w:numPr>
          <w:ilvl w:val="0"/>
          <w:numId w:val="0"/>
        </w:numPr>
        <w:tabs>
          <w:tab w:val="left" w:leader="none" w:pos="360"/>
        </w:tabs>
        <w:spacing w:lineRule="auto" w:line="240"/>
        <w:ind w:left="0" w:firstLine="0"/>
        <w:jc w:val="both"/>
        <w:rPr>
          <w:rFonts w:ascii="Candara" w:hAnsi="Candara"/>
          <w:sz w:val="24"/>
          <w:szCs w:val="24"/>
        </w:rPr>
      </w:pPr>
      <w:r>
        <w:rPr>
          <w:rFonts w:ascii="Candara" w:hAnsi="Candara"/>
          <w:sz w:val="24"/>
          <w:szCs w:val="24"/>
        </w:rPr>
        <w:t>Executive Summary</w:t>
      </w:r>
    </w:p>
    <w:bookmarkStart w:id="2" w:name="_Hlk100072020"/>
    <w:p>
      <w:pPr>
        <w:pStyle w:val="style0"/>
        <w:rPr>
          <w:rFonts w:ascii="Candara" w:hAnsi="Candara"/>
          <w:bCs/>
          <w:sz w:val="24"/>
          <w:szCs w:val="24"/>
        </w:rPr>
      </w:pPr>
      <w:r>
        <w:rPr>
          <w:rFonts w:ascii="Candara" w:hAnsi="Candara"/>
          <w:bCs/>
          <w:sz w:val="24"/>
          <w:szCs w:val="24"/>
        </w:rPr>
        <w:t xml:space="preserve">AWANDEC is committed to </w:t>
      </w:r>
      <w:r>
        <w:rPr>
          <w:rFonts w:hAnsi="Candara"/>
          <w:bCs/>
          <w:sz w:val="24"/>
          <w:szCs w:val="24"/>
          <w:lang w:val="en-US"/>
        </w:rPr>
        <w:t>reduction of HIV been transmitted from mother to child. One of the major ways to achieve this is to strengthen referral coordination between the traditional birth attendants and the health facility, also training of traditional birth attendants and sharing of best practice. This will help strengthen Prevention from mother to child transmission, reduction of infant mortality, reduction pre-natal and post natal mortality and protect the traditional birth attendants from  hazards in carrying out their business.</w:t>
      </w:r>
    </w:p>
    <w:bookmarkEnd w:id="2"/>
    <w:p>
      <w:pPr>
        <w:pStyle w:val="style2"/>
        <w:numPr>
          <w:ilvl w:val="1"/>
          <w:numId w:val="1"/>
        </w:numPr>
        <w:tabs>
          <w:tab w:val="left" w:leader="none" w:pos="360"/>
        </w:tabs>
        <w:spacing w:lineRule="auto" w:line="240"/>
        <w:ind w:left="0" w:firstLine="0"/>
        <w:jc w:val="both"/>
        <w:rPr>
          <w:rFonts w:ascii="Candara" w:hAnsi="Candara"/>
          <w:szCs w:val="24"/>
        </w:rPr>
      </w:pPr>
      <w:r>
        <w:rPr>
          <w:rFonts w:ascii="Candara" w:hAnsi="Candara"/>
          <w:szCs w:val="24"/>
        </w:rPr>
        <w:t>Summary of Key activities (In bullet point please)</w:t>
      </w:r>
    </w:p>
    <w:p>
      <w:pPr>
        <w:pStyle w:val="style179"/>
        <w:numPr>
          <w:ilvl w:val="0"/>
          <w:numId w:val="2"/>
        </w:numPr>
        <w:spacing w:after="160" w:lineRule="auto" w:line="240"/>
        <w:rPr>
          <w:rFonts w:ascii="Candara" w:hAnsi="Candara"/>
          <w:sz w:val="24"/>
          <w:szCs w:val="24"/>
        </w:rPr>
      </w:pPr>
      <w:r>
        <w:rPr>
          <w:rFonts w:hAnsi="Candara"/>
          <w:sz w:val="24"/>
          <w:szCs w:val="24"/>
          <w:lang w:val="en-US"/>
        </w:rPr>
        <w:t>TBA MEETING</w:t>
      </w:r>
      <w:r>
        <w:rPr>
          <w:rFonts w:ascii="Candara" w:hAnsi="Candara"/>
          <w:sz w:val="24"/>
          <w:szCs w:val="24"/>
        </w:rPr>
        <w:t xml:space="preserve">, </w:t>
      </w:r>
      <w:r>
        <w:rPr>
          <w:rFonts w:hAnsi="Candara"/>
          <w:sz w:val="24"/>
          <w:szCs w:val="24"/>
          <w:lang w:val="en-US"/>
        </w:rPr>
        <w:t>UDUNG UKO</w:t>
      </w:r>
      <w:r>
        <w:rPr>
          <w:rFonts w:ascii="Candara" w:hAnsi="Candara"/>
          <w:sz w:val="24"/>
          <w:szCs w:val="24"/>
        </w:rPr>
        <w:t xml:space="preserve"> LGA.</w:t>
      </w:r>
    </w:p>
    <w:p>
      <w:pPr>
        <w:pStyle w:val="style2"/>
        <w:spacing w:lineRule="auto" w:line="240"/>
        <w:ind w:left="360"/>
        <w:jc w:val="both"/>
        <w:rPr>
          <w:rFonts w:ascii="Candara" w:hAnsi="Candara"/>
          <w:b w:val="false"/>
          <w:szCs w:val="24"/>
        </w:rPr>
      </w:pPr>
      <w:r>
        <w:rPr>
          <w:rFonts w:ascii="Candara" w:hAnsi="Candara"/>
          <w:szCs w:val="24"/>
        </w:rPr>
        <w:t>Progr</w:t>
      </w:r>
      <w:r>
        <w:rPr>
          <w:rFonts w:ascii="Candara" w:hAnsi="Candara"/>
          <w:szCs w:val="24"/>
        </w:rPr>
        <w:t>ess Narrative:</w:t>
      </w:r>
      <w:r>
        <w:rPr>
          <w:rFonts w:ascii="Candara" w:hAnsi="Candara"/>
          <w:b w:val="false"/>
          <w:szCs w:val="24"/>
        </w:rPr>
        <w:t xml:space="preserve"> </w:t>
      </w:r>
    </w:p>
    <w:p>
      <w:pPr>
        <w:pStyle w:val="style0"/>
        <w:spacing w:lineRule="auto" w:line="240"/>
        <w:jc w:val="both"/>
        <w:rPr>
          <w:rFonts w:ascii="Candara" w:cs="Alright Sans Regular" w:hAnsi="Candara"/>
          <w:color w:val="000000"/>
          <w:sz w:val="24"/>
          <w:szCs w:val="24"/>
        </w:rPr>
      </w:pPr>
      <w:r>
        <w:rPr>
          <w:rFonts w:cs="Alright Sans Regular" w:hAnsi="Candara"/>
          <w:color w:val="000000"/>
          <w:sz w:val="24"/>
          <w:szCs w:val="24"/>
          <w:lang w:val="en-US"/>
        </w:rPr>
        <w:t>Traditional birth attendants is the  structure that supports women who cannot afford modern medicine birth their children into the world. This age long institution has birthed many children, provided support for families in rural areas and less privileged persons. As their importance cannot be overlooked it is important to carry TBAs along in this fight for epidemic control and reduction in infant mortality rate. That's why AWANDEC attended the TBA meeting at Eyotai, Udung Uko.</w:t>
      </w:r>
    </w:p>
    <w:p>
      <w:pPr>
        <w:pStyle w:val="style0"/>
        <w:spacing w:lineRule="auto" w:line="240"/>
        <w:jc w:val="both"/>
        <w:rPr>
          <w:rFonts w:cs="Alright Sans Regular" w:hAnsi="Candara"/>
          <w:color w:val="000000"/>
          <w:sz w:val="24"/>
          <w:szCs w:val="24"/>
          <w:lang w:val="en-US"/>
        </w:rPr>
      </w:pPr>
      <w:r>
        <w:rPr>
          <w:rFonts w:cs="Alright Sans Regular" w:hAnsi="Candara"/>
          <w:color w:val="000000"/>
          <w:sz w:val="24"/>
          <w:szCs w:val="24"/>
          <w:lang w:val="en-US"/>
        </w:rPr>
        <w:t>The meeting took place in Mrs Alice Atti Okpo compound  at 3 pm on the 12th  May 2022. The agenda of the meeting are as follows:</w:t>
      </w:r>
    </w:p>
    <w:p>
      <w:pPr>
        <w:pStyle w:val="style179"/>
        <w:numPr>
          <w:ilvl w:val="0"/>
          <w:numId w:val="9"/>
        </w:numPr>
        <w:spacing w:lineRule="auto" w:line="240"/>
        <w:jc w:val="both"/>
        <w:rPr>
          <w:rFonts w:ascii="Candara" w:cs="Alright Sans Regular" w:hAnsi="Candara"/>
          <w:color w:val="000000"/>
          <w:sz w:val="24"/>
          <w:szCs w:val="24"/>
        </w:rPr>
      </w:pPr>
      <w:r>
        <w:rPr>
          <w:rFonts w:cs="Alright Sans Regular" w:hAnsi="Candara"/>
          <w:color w:val="000000"/>
          <w:sz w:val="24"/>
          <w:szCs w:val="24"/>
          <w:lang w:val="en-US"/>
        </w:rPr>
        <w:t xml:space="preserve"> To strengthen referral coordination </w:t>
      </w:r>
    </w:p>
    <w:p>
      <w:pPr>
        <w:pStyle w:val="style179"/>
        <w:numPr>
          <w:ilvl w:val="0"/>
          <w:numId w:val="9"/>
        </w:numPr>
        <w:spacing w:lineRule="auto" w:line="240"/>
        <w:jc w:val="both"/>
        <w:rPr>
          <w:rFonts w:cs="Alright Sans Regular" w:hAnsi="Candara"/>
          <w:color w:val="000000"/>
          <w:sz w:val="24"/>
          <w:szCs w:val="24"/>
          <w:lang w:val="en-US"/>
        </w:rPr>
      </w:pPr>
      <w:r>
        <w:rPr>
          <w:rFonts w:cs="Alright Sans Regular" w:hAnsi="Candara"/>
          <w:color w:val="000000"/>
          <w:sz w:val="24"/>
          <w:szCs w:val="24"/>
          <w:lang w:val="en-US"/>
        </w:rPr>
        <w:t>Sharing of best community practices.</w:t>
      </w:r>
    </w:p>
    <w:p>
      <w:pPr>
        <w:pStyle w:val="style0"/>
        <w:numPr>
          <w:ilvl w:val="0"/>
          <w:numId w:val="0"/>
        </w:numPr>
        <w:spacing w:lineRule="auto" w:line="240"/>
        <w:jc w:val="both"/>
        <w:rPr>
          <w:rFonts w:cs="Alright Sans Regular" w:hAnsi="Candara"/>
          <w:color w:val="000000"/>
          <w:sz w:val="24"/>
          <w:szCs w:val="24"/>
          <w:lang w:val="en-US"/>
        </w:rPr>
      </w:pPr>
      <w:r>
        <w:rPr>
          <w:rFonts w:cs="Alright Sans Regular" w:hAnsi="Candara"/>
          <w:color w:val="000000"/>
          <w:sz w:val="24"/>
          <w:szCs w:val="24"/>
          <w:lang w:val="en-US"/>
        </w:rPr>
        <w:t xml:space="preserve">Madam Alice introduced AWANDEC’S team to the meeting and appreciated them for coming to the meeting. </w:t>
      </w:r>
    </w:p>
    <w:p>
      <w:pPr>
        <w:pStyle w:val="style0"/>
        <w:numPr>
          <w:ilvl w:val="0"/>
          <w:numId w:val="0"/>
        </w:numPr>
        <w:spacing w:lineRule="auto" w:line="240"/>
        <w:jc w:val="both"/>
        <w:rPr>
          <w:rFonts w:cs="Alright Sans Regular" w:hAnsi="Candara"/>
          <w:color w:val="000000"/>
          <w:sz w:val="24"/>
          <w:szCs w:val="24"/>
          <w:lang w:val="en-US"/>
        </w:rPr>
      </w:pPr>
      <w:r>
        <w:rPr>
          <w:rFonts w:cs="Alright Sans Regular" w:hAnsi="Candara"/>
          <w:color w:val="000000"/>
          <w:sz w:val="24"/>
          <w:szCs w:val="24"/>
          <w:lang w:val="en-US"/>
        </w:rPr>
        <w:t xml:space="preserve">Akpan Emmanuel welcomed everyone to the meeting, appreciating their efforts of coming to the meeting even with their busy schedules, also appreciating the work done so far. </w:t>
      </w:r>
    </w:p>
    <w:p>
      <w:pPr>
        <w:pStyle w:val="style0"/>
        <w:numPr>
          <w:ilvl w:val="0"/>
          <w:numId w:val="0"/>
        </w:numPr>
        <w:spacing w:lineRule="auto" w:line="240"/>
        <w:jc w:val="both"/>
        <w:rPr>
          <w:rFonts w:cs="Alright Sans Regular" w:hAnsi="Candara"/>
          <w:color w:val="000000"/>
          <w:sz w:val="24"/>
          <w:szCs w:val="24"/>
          <w:lang w:val="en-US"/>
        </w:rPr>
      </w:pPr>
      <w:r>
        <w:rPr>
          <w:rFonts w:cs="Alright Sans Regular" w:hAnsi="Candara"/>
          <w:color w:val="000000"/>
          <w:sz w:val="24"/>
          <w:szCs w:val="24"/>
          <w:lang w:val="en-US"/>
        </w:rPr>
        <w:t>Atim Asukwo complained that they do not materials to carry out their work well and also there has been no training in a while for them that it should be looked into.</w:t>
      </w:r>
    </w:p>
    <w:p>
      <w:pPr>
        <w:pStyle w:val="style0"/>
        <w:numPr>
          <w:ilvl w:val="0"/>
          <w:numId w:val="0"/>
        </w:numPr>
        <w:spacing w:lineRule="auto" w:line="240"/>
        <w:jc w:val="both"/>
        <w:rPr>
          <w:rFonts w:cs="Alright Sans Regular" w:hAnsi="Candara"/>
          <w:color w:val="000000"/>
          <w:sz w:val="24"/>
          <w:szCs w:val="24"/>
          <w:lang w:val="en-US"/>
        </w:rPr>
      </w:pPr>
      <w:r>
        <w:rPr>
          <w:rFonts w:cs="Alright Sans Regular" w:hAnsi="Candara"/>
          <w:color w:val="000000"/>
          <w:sz w:val="24"/>
          <w:szCs w:val="24"/>
          <w:lang w:val="en-US"/>
        </w:rPr>
        <w:t>Helen Joseph also added that the Monitoring team has not been to their place to visit or inspect her place of business.</w:t>
      </w:r>
    </w:p>
    <w:p>
      <w:pPr>
        <w:pStyle w:val="style0"/>
        <w:numPr>
          <w:ilvl w:val="0"/>
          <w:numId w:val="0"/>
        </w:numPr>
        <w:spacing w:lineRule="auto" w:line="240"/>
        <w:jc w:val="both"/>
        <w:rPr>
          <w:rFonts w:cs="Alright Sans Regular" w:hAnsi="Candara"/>
          <w:color w:val="000000"/>
          <w:sz w:val="24"/>
          <w:szCs w:val="24"/>
          <w:lang w:val="en-US"/>
        </w:rPr>
      </w:pPr>
      <w:r>
        <w:rPr>
          <w:rFonts w:cs="Alright Sans Regular" w:hAnsi="Candara"/>
          <w:color w:val="000000"/>
          <w:sz w:val="24"/>
          <w:szCs w:val="24"/>
          <w:lang w:val="en-US"/>
        </w:rPr>
        <w:t xml:space="preserve">Madam Alice also complained of the attitude of the facility staff at the facility.  "They do not regard them as heath practitioners. </w:t>
      </w:r>
    </w:p>
    <w:p>
      <w:pPr>
        <w:pStyle w:val="style179"/>
        <w:numPr>
          <w:ilvl w:val="0"/>
          <w:numId w:val="0"/>
        </w:numPr>
        <w:spacing w:lineRule="auto" w:line="240"/>
        <w:ind w:left="720" w:firstLine="0"/>
        <w:jc w:val="both"/>
        <w:rPr>
          <w:rFonts w:cs="Alright Sans Regular" w:hAnsi="Candara"/>
          <w:color w:val="000000"/>
          <w:sz w:val="24"/>
          <w:szCs w:val="24"/>
          <w:lang w:val="en-US"/>
        </w:rPr>
      </w:pPr>
    </w:p>
    <w:p>
      <w:pPr>
        <w:pStyle w:val="style0"/>
        <w:numPr>
          <w:ilvl w:val="0"/>
          <w:numId w:val="0"/>
        </w:numPr>
        <w:spacing w:lineRule="auto" w:line="240"/>
        <w:jc w:val="left"/>
        <w:rPr>
          <w:rFonts w:ascii="Candara" w:cs="Alright Sans Regular" w:hAnsi="Candara"/>
          <w:color w:val="000000"/>
          <w:sz w:val="24"/>
          <w:szCs w:val="24"/>
        </w:rPr>
      </w:pPr>
    </w:p>
    <w:p>
      <w:pPr>
        <w:pStyle w:val="style0"/>
        <w:numPr>
          <w:ilvl w:val="0"/>
          <w:numId w:val="0"/>
        </w:numPr>
        <w:spacing w:lineRule="auto" w:line="240"/>
        <w:jc w:val="both"/>
        <w:rPr>
          <w:rFonts w:ascii="Candara" w:cs="Alright Sans Regular" w:hAnsi="Candara"/>
          <w:color w:val="000000"/>
          <w:sz w:val="24"/>
          <w:szCs w:val="24"/>
        </w:rPr>
      </w:pPr>
    </w:p>
    <w:p>
      <w:pPr>
        <w:pStyle w:val="style2"/>
        <w:numPr>
          <w:ilvl w:val="0"/>
          <w:numId w:val="3"/>
        </w:numPr>
        <w:tabs>
          <w:tab w:val="left" w:leader="none" w:pos="360"/>
        </w:tabs>
        <w:spacing w:lineRule="auto" w:line="240"/>
        <w:ind w:left="0" w:firstLine="0"/>
        <w:jc w:val="both"/>
        <w:rPr>
          <w:rFonts w:ascii="Candara" w:hAnsi="Candara"/>
          <w:b w:val="false"/>
          <w:szCs w:val="24"/>
        </w:rPr>
      </w:pPr>
      <w:r>
        <w:rPr>
          <w:rFonts w:ascii="Candara" w:hAnsi="Candara"/>
          <w:szCs w:val="24"/>
        </w:rPr>
        <w:t xml:space="preserve">       </w:t>
      </w:r>
      <w:r>
        <w:rPr>
          <w:rFonts w:ascii="Candara" w:hAnsi="Candara"/>
          <w:szCs w:val="24"/>
        </w:rPr>
        <w:t xml:space="preserve">Output: </w:t>
      </w:r>
    </w:p>
    <w:p>
      <w:pPr>
        <w:pStyle w:val="style179"/>
        <w:numPr>
          <w:ilvl w:val="0"/>
          <w:numId w:val="4"/>
        </w:numPr>
        <w:spacing w:lineRule="auto" w:line="240"/>
        <w:rPr>
          <w:rFonts w:ascii="Candara" w:hAnsi="Candara"/>
          <w:sz w:val="24"/>
          <w:szCs w:val="24"/>
        </w:rPr>
      </w:pPr>
      <w:r>
        <w:rPr>
          <w:rFonts w:hAnsi="Candara"/>
          <w:sz w:val="24"/>
          <w:szCs w:val="24"/>
          <w:lang w:val="en-US"/>
        </w:rPr>
        <w:t xml:space="preserve">18 </w:t>
      </w:r>
      <w:r>
        <w:rPr>
          <w:rFonts w:ascii="Candara" w:hAnsi="Candara"/>
          <w:sz w:val="24"/>
          <w:szCs w:val="24"/>
        </w:rPr>
        <w:t>(</w:t>
      </w:r>
      <w:r>
        <w:rPr>
          <w:rFonts w:hAnsi="Candara"/>
          <w:sz w:val="24"/>
          <w:szCs w:val="24"/>
          <w:lang w:val="en-US"/>
        </w:rPr>
        <w:t xml:space="preserve">3 M </w:t>
      </w:r>
      <w:r>
        <w:rPr>
          <w:rFonts w:ascii="Candara" w:hAnsi="Candara"/>
          <w:sz w:val="24"/>
          <w:szCs w:val="24"/>
        </w:rPr>
        <w:t>:</w:t>
      </w:r>
      <w:r>
        <w:rPr>
          <w:rFonts w:ascii="Candara" w:hAnsi="Candara"/>
          <w:sz w:val="24"/>
          <w:szCs w:val="24"/>
        </w:rPr>
        <w:t xml:space="preserve"> </w:t>
      </w:r>
      <w:r>
        <w:rPr>
          <w:rFonts w:ascii="Candara" w:hAnsi="Candara"/>
          <w:sz w:val="24"/>
          <w:szCs w:val="24"/>
        </w:rPr>
        <w:t>F1</w:t>
      </w:r>
      <w:r>
        <w:rPr>
          <w:rFonts w:hAnsi="Candara"/>
          <w:sz w:val="24"/>
          <w:szCs w:val="24"/>
          <w:lang w:val="en-US"/>
        </w:rPr>
        <w:t>5</w:t>
      </w:r>
      <w:r>
        <w:rPr>
          <w:rFonts w:ascii="Candara" w:hAnsi="Candara"/>
          <w:sz w:val="24"/>
          <w:szCs w:val="24"/>
        </w:rPr>
        <w:t>) persons were in attendance.</w:t>
      </w:r>
    </w:p>
    <w:p>
      <w:pPr>
        <w:pStyle w:val="style179"/>
        <w:numPr>
          <w:ilvl w:val="0"/>
          <w:numId w:val="4"/>
        </w:numPr>
        <w:spacing w:lineRule="auto" w:line="240"/>
        <w:rPr>
          <w:rFonts w:ascii="Candara" w:hAnsi="Candara"/>
          <w:sz w:val="24"/>
          <w:szCs w:val="24"/>
        </w:rPr>
      </w:pPr>
    </w:p>
    <w:p>
      <w:pPr>
        <w:pStyle w:val="style179"/>
        <w:spacing w:lineRule="auto" w:line="240"/>
        <w:rPr>
          <w:rFonts w:ascii="Candara" w:hAnsi="Candara"/>
          <w:sz w:val="24"/>
          <w:szCs w:val="24"/>
        </w:rPr>
      </w:pPr>
    </w:p>
    <w:p>
      <w:pPr>
        <w:pStyle w:val="style0"/>
        <w:spacing w:lineRule="auto" w:line="240"/>
        <w:rPr>
          <w:rFonts w:ascii="Candara" w:hAnsi="Candara"/>
          <w:sz w:val="24"/>
          <w:szCs w:val="24"/>
        </w:rPr>
      </w:pPr>
      <w:r>
        <w:rPr>
          <w:rFonts w:ascii="Candara" w:hAnsi="Candara"/>
          <w:sz w:val="24"/>
          <w:szCs w:val="24"/>
        </w:rPr>
        <w:t xml:space="preserve">2. Outcome </w:t>
      </w:r>
    </w:p>
    <w:p>
      <w:pPr>
        <w:pStyle w:val="style179"/>
        <w:numPr>
          <w:ilvl w:val="0"/>
          <w:numId w:val="8"/>
        </w:numPr>
        <w:spacing w:lineRule="auto" w:line="240"/>
        <w:rPr>
          <w:rFonts w:ascii="Candara" w:hAnsi="Candara"/>
          <w:sz w:val="24"/>
          <w:szCs w:val="24"/>
        </w:rPr>
      </w:pPr>
      <w:r>
        <w:rPr>
          <w:rFonts w:hAnsi="Candara"/>
          <w:sz w:val="24"/>
          <w:szCs w:val="24"/>
          <w:lang w:val="en-US"/>
        </w:rPr>
        <w:t>.</w:t>
      </w:r>
    </w:p>
    <w:p>
      <w:pPr>
        <w:pStyle w:val="style0"/>
        <w:spacing w:lineRule="auto" w:line="240"/>
        <w:rPr>
          <w:rFonts w:ascii="Candara" w:hAnsi="Candara"/>
          <w:sz w:val="24"/>
          <w:szCs w:val="24"/>
        </w:rPr>
      </w:pPr>
    </w:p>
    <w:p>
      <w:pPr>
        <w:pStyle w:val="style179"/>
        <w:spacing w:lineRule="auto" w:line="240"/>
        <w:rPr>
          <w:rFonts w:ascii="Candara" w:hAnsi="Candara"/>
          <w:sz w:val="24"/>
          <w:szCs w:val="24"/>
        </w:rPr>
      </w:pPr>
    </w:p>
    <w:p>
      <w:pPr>
        <w:pStyle w:val="style179"/>
        <w:spacing w:lineRule="auto" w:line="240"/>
        <w:rPr>
          <w:rFonts w:ascii="Candara" w:hAnsi="Candara"/>
          <w:sz w:val="24"/>
          <w:szCs w:val="24"/>
        </w:rPr>
      </w:pPr>
    </w:p>
    <w:p>
      <w:pPr>
        <w:pStyle w:val="style0"/>
        <w:spacing w:lineRule="auto" w:line="240"/>
        <w:rPr>
          <w:rFonts w:ascii="Candara" w:hAnsi="Candara"/>
          <w:sz w:val="24"/>
          <w:szCs w:val="24"/>
        </w:rPr>
      </w:pPr>
    </w:p>
    <w:p>
      <w:pPr>
        <w:pStyle w:val="style2"/>
        <w:numPr>
          <w:ilvl w:val="0"/>
          <w:numId w:val="3"/>
        </w:numPr>
        <w:tabs>
          <w:tab w:val="left" w:leader="none" w:pos="360"/>
        </w:tabs>
        <w:spacing w:lineRule="auto" w:line="240"/>
        <w:ind w:left="0" w:firstLine="0"/>
        <w:jc w:val="both"/>
        <w:rPr>
          <w:rFonts w:ascii="Candara" w:hAnsi="Candara"/>
          <w:szCs w:val="24"/>
        </w:rPr>
      </w:pPr>
      <w:r>
        <w:rPr>
          <w:rFonts w:ascii="Candara" w:hAnsi="Candara"/>
          <w:szCs w:val="24"/>
        </w:rPr>
        <w:t>Challenges:</w:t>
      </w:r>
    </w:p>
    <w:p>
      <w:pPr>
        <w:pStyle w:val="style179"/>
        <w:numPr>
          <w:ilvl w:val="0"/>
          <w:numId w:val="5"/>
        </w:numPr>
        <w:spacing w:lineRule="auto" w:line="240"/>
        <w:rPr>
          <w:rFonts w:ascii="Candara" w:hAnsi="Candara"/>
          <w:sz w:val="24"/>
          <w:szCs w:val="24"/>
        </w:rPr>
      </w:pPr>
      <w:r>
        <w:rPr>
          <w:rFonts w:hAnsi="Candara"/>
          <w:sz w:val="24"/>
          <w:szCs w:val="24"/>
          <w:lang w:val="en-US"/>
        </w:rPr>
        <w:t xml:space="preserve">Lack of funds. </w:t>
      </w:r>
    </w:p>
    <w:p>
      <w:pPr>
        <w:pStyle w:val="style179"/>
        <w:numPr>
          <w:ilvl w:val="0"/>
          <w:numId w:val="5"/>
        </w:numPr>
        <w:spacing w:lineRule="auto" w:line="240"/>
        <w:rPr>
          <w:rFonts w:ascii="Candara" w:hAnsi="Candara"/>
          <w:sz w:val="24"/>
          <w:szCs w:val="24"/>
        </w:rPr>
      </w:pPr>
      <w:r>
        <w:rPr>
          <w:rFonts w:hAnsi="Candara"/>
          <w:sz w:val="24"/>
          <w:szCs w:val="24"/>
          <w:lang w:val="en-US"/>
        </w:rPr>
        <w:t xml:space="preserve">Lack of support from facility. They facility doesn't regard them as health practitioners and doesn't allow them hold meetings at the facility. </w:t>
      </w:r>
    </w:p>
    <w:p>
      <w:pPr>
        <w:pStyle w:val="style179"/>
        <w:numPr>
          <w:ilvl w:val="0"/>
          <w:numId w:val="5"/>
        </w:numPr>
        <w:spacing w:lineRule="auto" w:line="240"/>
        <w:rPr>
          <w:rFonts w:ascii="Candara" w:hAnsi="Candara"/>
          <w:sz w:val="24"/>
          <w:szCs w:val="24"/>
        </w:rPr>
      </w:pPr>
      <w:r>
        <w:rPr>
          <w:rFonts w:hAnsi="Candara"/>
          <w:sz w:val="24"/>
          <w:szCs w:val="24"/>
          <w:lang w:val="en-US"/>
        </w:rPr>
        <w:t xml:space="preserve">No training from the facility. </w:t>
      </w:r>
    </w:p>
    <w:p>
      <w:pPr>
        <w:pStyle w:val="style179"/>
        <w:numPr>
          <w:ilvl w:val="0"/>
          <w:numId w:val="0"/>
        </w:numPr>
        <w:spacing w:lineRule="auto" w:line="240"/>
        <w:ind w:left="720" w:firstLine="0"/>
        <w:rPr>
          <w:rFonts w:ascii="Candara" w:hAnsi="Candara"/>
          <w:sz w:val="24"/>
          <w:szCs w:val="24"/>
        </w:rPr>
      </w:pPr>
    </w:p>
    <w:p>
      <w:pPr>
        <w:pStyle w:val="style2"/>
        <w:numPr>
          <w:ilvl w:val="0"/>
          <w:numId w:val="3"/>
        </w:numPr>
        <w:tabs>
          <w:tab w:val="left" w:leader="none" w:pos="360"/>
        </w:tabs>
        <w:spacing w:lineRule="auto" w:line="240"/>
        <w:ind w:left="0" w:firstLine="0"/>
        <w:jc w:val="both"/>
        <w:rPr>
          <w:rFonts w:ascii="Candara" w:hAnsi="Candara"/>
          <w:szCs w:val="24"/>
        </w:rPr>
      </w:pPr>
      <w:r>
        <w:rPr>
          <w:rFonts w:ascii="Candara" w:hAnsi="Candara"/>
          <w:szCs w:val="24"/>
        </w:rPr>
        <w:t>Recommendations</w:t>
      </w:r>
    </w:p>
    <w:p>
      <w:pPr>
        <w:pStyle w:val="style179"/>
        <w:numPr>
          <w:ilvl w:val="0"/>
          <w:numId w:val="6"/>
        </w:numPr>
        <w:spacing w:lineRule="auto" w:line="240"/>
        <w:rPr>
          <w:rFonts w:ascii="Candara" w:hAnsi="Candara"/>
          <w:sz w:val="24"/>
          <w:szCs w:val="24"/>
        </w:rPr>
      </w:pPr>
      <w:r>
        <w:rPr>
          <w:rFonts w:hAnsi="Candara"/>
          <w:sz w:val="24"/>
          <w:szCs w:val="24"/>
          <w:lang w:val="en-US"/>
        </w:rPr>
        <w:t xml:space="preserve">Engagement of the stakeholders at the facility. </w:t>
      </w:r>
    </w:p>
    <w:p>
      <w:pPr>
        <w:pStyle w:val="style179"/>
        <w:numPr>
          <w:ilvl w:val="0"/>
          <w:numId w:val="6"/>
        </w:numPr>
        <w:spacing w:lineRule="auto" w:line="240"/>
        <w:rPr>
          <w:rFonts w:ascii="Candara" w:hAnsi="Candara"/>
          <w:sz w:val="24"/>
          <w:szCs w:val="24"/>
        </w:rPr>
      </w:pPr>
    </w:p>
    <w:p>
      <w:pPr>
        <w:pStyle w:val="style0"/>
        <w:spacing w:lineRule="auto" w:line="240"/>
        <w:rPr>
          <w:rFonts w:ascii="Candara" w:hAnsi="Candara"/>
          <w:sz w:val="24"/>
          <w:szCs w:val="24"/>
        </w:rPr>
      </w:pPr>
    </w:p>
    <w:p>
      <w:pPr>
        <w:pStyle w:val="style0"/>
        <w:spacing w:after="0" w:lineRule="auto" w:line="240"/>
        <w:jc w:val="both"/>
        <w:rPr>
          <w:rFonts w:ascii="Candara" w:hAnsi="Candara"/>
          <w:b/>
          <w:sz w:val="24"/>
          <w:szCs w:val="24"/>
          <w:lang w:val="en-GB"/>
        </w:rPr>
      </w:pPr>
      <w:r>
        <w:rPr>
          <w:rFonts w:ascii="Candara" w:hAnsi="Candara"/>
          <w:b/>
          <w:sz w:val="24"/>
          <w:szCs w:val="24"/>
        </w:rPr>
        <w:t>4</w:t>
      </w:r>
      <w:r>
        <w:rPr>
          <w:rFonts w:ascii="Candara" w:hAnsi="Candara"/>
          <w:b/>
          <w:sz w:val="24"/>
          <w:szCs w:val="24"/>
          <w:lang w:val="en-GB"/>
        </w:rPr>
        <w:t>. Follow Up Action</w:t>
      </w:r>
      <w:bookmarkStart w:id="3" w:name="_GoBack"/>
      <w:bookmarkEnd w:id="3"/>
    </w:p>
    <w:p>
      <w:pPr>
        <w:pStyle w:val="style179"/>
        <w:numPr>
          <w:ilvl w:val="0"/>
          <w:numId w:val="7"/>
        </w:numPr>
        <w:spacing w:lineRule="auto" w:line="240"/>
        <w:rPr>
          <w:rFonts w:ascii="Candara" w:hAnsi="Candara"/>
          <w:bCs/>
          <w:sz w:val="24"/>
          <w:szCs w:val="24"/>
          <w:lang w:val="en-GB"/>
        </w:rPr>
      </w:pPr>
      <w:r>
        <w:rPr>
          <w:rFonts w:hAnsi="Candara"/>
          <w:bCs/>
          <w:sz w:val="24"/>
          <w:szCs w:val="24"/>
          <w:lang w:val="en-US"/>
        </w:rPr>
        <w:t>A visit to the facility with the community program monitor and linkage facilitators to the address the concerns raised by TBA.</w:t>
      </w:r>
    </w:p>
    <w:p>
      <w:pPr>
        <w:pStyle w:val="style179"/>
        <w:spacing w:after="0" w:lineRule="auto" w:line="240"/>
        <w:ind w:left="1080"/>
        <w:jc w:val="both"/>
        <w:rPr>
          <w:rFonts w:ascii="Candara" w:hAnsi="Candara"/>
          <w:bCs/>
          <w:sz w:val="24"/>
          <w:szCs w:val="24"/>
          <w:lang w:val="en-GB"/>
        </w:rPr>
      </w:pPr>
    </w:p>
    <w:p>
      <w:pPr>
        <w:pStyle w:val="style0"/>
        <w:spacing w:after="0" w:lineRule="auto" w:line="240"/>
        <w:rPr>
          <w:rFonts w:ascii="Candara" w:hAnsi="Candara"/>
          <w:b/>
          <w:bCs/>
          <w:sz w:val="24"/>
          <w:szCs w:val="24"/>
          <w:lang w:val="en-GB"/>
        </w:rPr>
      </w:pPr>
      <w:r>
        <w:rPr>
          <w:rFonts w:ascii="Candara" w:hAnsi="Candara"/>
          <w:b/>
          <w:bCs/>
          <w:sz w:val="24"/>
          <w:szCs w:val="24"/>
          <w:lang w:val="en-GB"/>
        </w:rPr>
        <w:t>PICTURES</w:t>
      </w:r>
    </w:p>
    <w:p>
      <w:pPr>
        <w:pStyle w:val="style0"/>
        <w:spacing w:after="0" w:lineRule="auto" w:line="240"/>
        <w:jc w:val="both"/>
        <w:rPr>
          <w:rFonts w:ascii="Candara" w:hAnsi="Candara"/>
          <w:noProof/>
          <w:sz w:val="24"/>
          <w:szCs w:val="24"/>
          <w:lang w:bidi="ar-SA"/>
        </w:rPr>
      </w:pPr>
      <w:r>
        <w:rPr>
          <w:rFonts w:hAnsi="Candara"/>
          <w:noProof/>
          <w:sz w:val="24"/>
          <w:szCs w:val="24"/>
          <w:lang w:val="en-US" w:bidi="ar-SA"/>
        </w:rPr>
        <w:t xml:space="preserve">TBA MEETING </w:t>
      </w:r>
      <w:r>
        <w:rPr>
          <w:rFonts w:ascii="Candara" w:hAnsi="Candara"/>
          <w:noProof/>
          <w:sz w:val="24"/>
          <w:szCs w:val="24"/>
          <w:lang w:bidi="ar-SA"/>
        </w:rPr>
        <w:t xml:space="preserve">, </w:t>
      </w:r>
      <w:r>
        <w:rPr>
          <w:rFonts w:hAnsi="Candara"/>
          <w:noProof/>
          <w:sz w:val="24"/>
          <w:szCs w:val="24"/>
          <w:lang w:val="en-US" w:bidi="ar-SA"/>
        </w:rPr>
        <w:t>UDUNG UKO</w:t>
      </w:r>
    </w:p>
    <w:p>
      <w:pPr>
        <w:pStyle w:val="style0"/>
        <w:spacing w:lineRule="auto" w:line="240"/>
        <w:rPr>
          <w:rFonts w:ascii="Candara" w:hAnsi="Candara"/>
          <w:sz w:val="24"/>
          <w:szCs w:val="24"/>
        </w:rPr>
      </w:pPr>
    </w:p>
    <w:p>
      <w:pPr>
        <w:pStyle w:val="style0"/>
        <w:spacing w:lineRule="auto" w:line="240"/>
        <w:rPr>
          <w:rFonts w:ascii="Candara" w:hAnsi="Candara"/>
          <w:sz w:val="24"/>
          <w:szCs w:val="24"/>
        </w:rPr>
      </w:pPr>
      <w:r>
        <w:rPr/>
        <w:drawing>
          <wp:inline distL="114300" distT="0" distB="0" distR="114300">
            <wp:extent cx="2971800" cy="2228850"/>
            <wp:effectExtent l="0" t="0" r="0" b="0"/>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9" cstate="print"/>
                    <a:srcRect l="0" t="0" r="0" b="0"/>
                    <a:stretch/>
                  </pic:blipFill>
                  <pic:spPr>
                    <a:xfrm rot="0">
                      <a:off x="0" y="0"/>
                      <a:ext cx="2971800" cy="2228850"/>
                    </a:xfrm>
                    <a:prstGeom prst="rect"/>
                  </pic:spPr>
                </pic:pic>
              </a:graphicData>
            </a:graphic>
          </wp:inline>
        </w:drawing>
      </w:r>
      <w:r>
        <w:rPr/>
        <w:drawing>
          <wp:inline distL="114300" distT="0" distB="0" distR="114300">
            <wp:extent cx="2971800" cy="2228850"/>
            <wp:effectExtent l="0" t="0" r="0" b="0"/>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10" cstate="print"/>
                    <a:srcRect l="0" t="0" r="0" b="0"/>
                    <a:stretch/>
                  </pic:blipFill>
                  <pic:spPr>
                    <a:xfrm rot="0">
                      <a:off x="0" y="0"/>
                      <a:ext cx="2971800" cy="2228850"/>
                    </a:xfrm>
                    <a:prstGeom prst="rect"/>
                  </pic:spPr>
                </pic:pic>
              </a:graphicData>
            </a:graphic>
          </wp:inline>
        </w:drawing>
      </w:r>
      <w:r>
        <w:rPr/>
        <w:drawing>
          <wp:inline distL="114300" distT="0" distB="0" distR="114300">
            <wp:extent cx="2971800" cy="2228849"/>
            <wp:effectExtent l="0" t="0" r="0" b="0"/>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11" cstate="print"/>
                    <a:srcRect l="0" t="0" r="0" b="0"/>
                    <a:stretch/>
                  </pic:blipFill>
                  <pic:spPr>
                    <a:xfrm rot="0">
                      <a:off x="0" y="0"/>
                      <a:ext cx="2971800" cy="2228849"/>
                    </a:xfrm>
                    <a:prstGeom prst="rect"/>
                  </pic:spPr>
                </pic:pic>
              </a:graphicData>
            </a:graphic>
          </wp:inline>
        </w:drawing>
      </w:r>
      <w:r>
        <w:rPr/>
        <w:drawing>
          <wp:inline distL="114300" distT="0" distB="0" distR="114300">
            <wp:extent cx="2971800" cy="2228849"/>
            <wp:effectExtent l="0" t="0" r="0" b="0"/>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12" cstate="print"/>
                    <a:srcRect l="0" t="0" r="0" b="0"/>
                    <a:stretch/>
                  </pic:blipFill>
                  <pic:spPr>
                    <a:xfrm rot="0">
                      <a:off x="0" y="0"/>
                      <a:ext cx="2971800" cy="2228849"/>
                    </a:xfrm>
                    <a:prstGeom prst="rect"/>
                  </pic:spPr>
                </pic:pic>
              </a:graphicData>
            </a:graphic>
          </wp:inline>
        </w:drawing>
      </w:r>
      <w:r>
        <w:rPr/>
        <w:drawing>
          <wp:inline distL="114300" distT="0" distB="0" distR="114300">
            <wp:extent cx="2971800" cy="2228849"/>
            <wp:effectExtent l="0" t="0" r="0" b="0"/>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13" cstate="print"/>
                    <a:srcRect l="0" t="0" r="0" b="0"/>
                    <a:stretch/>
                  </pic:blipFill>
                  <pic:spPr>
                    <a:xfrm rot="0">
                      <a:off x="0" y="0"/>
                      <a:ext cx="2971800" cy="2228849"/>
                    </a:xfrm>
                    <a:prstGeom prst="rect"/>
                  </pic:spPr>
                </pic:pic>
              </a:graphicData>
            </a:graphic>
          </wp:inline>
        </w:drawing>
      </w:r>
    </w:p>
    <w:p>
      <w:pPr>
        <w:pStyle w:val="style0"/>
        <w:spacing w:lineRule="auto" w:line="240"/>
        <w:rPr>
          <w:rFonts w:ascii="Candara" w:hAnsi="Candara"/>
          <w:sz w:val="24"/>
          <w:szCs w:val="24"/>
        </w:rPr>
      </w:pPr>
    </w:p>
    <w:p>
      <w:pPr>
        <w:pStyle w:val="style74"/>
        <w:spacing w:lineRule="auto" w:line="240"/>
        <w:rPr>
          <w:rFonts w:ascii="Candara" w:hAnsi="Candara"/>
        </w:rPr>
      </w:pPr>
      <w:r>
        <w:rPr>
          <w:rFonts w:ascii="Candara" w:hAnsi="Candara"/>
        </w:rPr>
        <w:t>Reported by:</w:t>
      </w:r>
    </w:p>
    <w:p>
      <w:pPr>
        <w:pStyle w:val="style0"/>
        <w:spacing w:lineRule="auto" w:line="240"/>
        <w:rPr>
          <w:rFonts w:ascii="Candara" w:hAnsi="Candara"/>
          <w:b/>
          <w:bCs/>
          <w:sz w:val="24"/>
          <w:szCs w:val="24"/>
        </w:rPr>
      </w:pPr>
      <w:r>
        <w:rPr>
          <w:rFonts w:ascii="Candara" w:hAnsi="Candara"/>
          <w:b/>
          <w:bCs/>
          <w:sz w:val="24"/>
          <w:szCs w:val="24"/>
        </w:rPr>
        <w:t>AKPAN EMMANUEL NDIFREKE/</w:t>
      </w:r>
      <w:r>
        <w:rPr>
          <w:rFonts w:ascii="Candara" w:hAnsi="Candara"/>
          <w:b/>
          <w:bCs/>
          <w:sz w:val="24"/>
          <w:szCs w:val="24"/>
        </w:rPr>
        <w:t>CCS&amp;</w:t>
      </w:r>
      <w:r>
        <w:rPr>
          <w:rFonts w:ascii="Candara" w:hAnsi="Candara"/>
          <w:b/>
          <w:bCs/>
          <w:sz w:val="24"/>
          <w:szCs w:val="24"/>
        </w:rPr>
        <w:t>GO ,</w:t>
      </w:r>
      <w:r>
        <w:rPr>
          <w:rFonts w:ascii="Candara" w:hAnsi="Candara"/>
          <w:b/>
          <w:bCs/>
          <w:sz w:val="24"/>
          <w:szCs w:val="24"/>
        </w:rPr>
        <w:t xml:space="preserve"> AWANDEC</w:t>
      </w:r>
    </w:p>
    <w:p>
      <w:pPr>
        <w:pStyle w:val="style0"/>
        <w:spacing w:lineRule="auto" w:line="240"/>
        <w:rPr>
          <w:rFonts w:ascii="Candara" w:hAnsi="Candara"/>
          <w:b/>
          <w:bCs/>
          <w:sz w:val="24"/>
          <w:szCs w:val="24"/>
        </w:rPr>
      </w:pPr>
      <w:r>
        <w:rPr>
          <w:rFonts w:ascii="Candara" w:hAnsi="Candara"/>
          <w:b/>
          <w:bCs/>
          <w:noProof/>
          <w:sz w:val="24"/>
          <w:szCs w:val="24"/>
          <w:lang w:bidi="ar-SA"/>
        </w:rPr>
        <w:drawing>
          <wp:inline distL="0" distT="0" distB="0" distR="0">
            <wp:extent cx="2221253" cy="600075"/>
            <wp:effectExtent l="0" t="0" r="7620" b="0"/>
            <wp:docPr id="1054"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4" cstate="print"/>
                    <a:srcRect l="0" t="0" r="0" b="0"/>
                    <a:stretch/>
                  </pic:blipFill>
                  <pic:spPr>
                    <a:xfrm rot="0">
                      <a:off x="0" y="0"/>
                      <a:ext cx="2221253" cy="600075"/>
                    </a:xfrm>
                    <a:prstGeom prst="rect"/>
                  </pic:spPr>
                </pic:pic>
              </a:graphicData>
            </a:graphic>
          </wp:inline>
        </w:drawing>
      </w:r>
    </w:p>
    <w:p>
      <w:pPr>
        <w:pStyle w:val="style0"/>
        <w:spacing w:lineRule="auto" w:line="240"/>
        <w:rPr>
          <w:rFonts w:ascii="Candara" w:hAnsi="Candara"/>
          <w:b/>
          <w:bCs/>
          <w:sz w:val="24"/>
          <w:szCs w:val="24"/>
        </w:rPr>
      </w:pPr>
      <w:r>
        <w:rPr>
          <w:rFonts w:hAnsi="Candara"/>
          <w:b/>
          <w:bCs/>
          <w:sz w:val="24"/>
          <w:szCs w:val="24"/>
          <w:lang w:val="en-US"/>
        </w:rPr>
        <w:t>16</w:t>
      </w:r>
      <w:r>
        <w:rPr>
          <w:rFonts w:ascii="Candara" w:hAnsi="Candara"/>
          <w:b/>
          <w:bCs/>
          <w:sz w:val="24"/>
          <w:szCs w:val="24"/>
        </w:rPr>
        <w:t>/</w:t>
      </w:r>
      <w:r>
        <w:rPr>
          <w:rFonts w:hAnsi="Candara"/>
          <w:b/>
          <w:bCs/>
          <w:sz w:val="24"/>
          <w:szCs w:val="24"/>
          <w:lang w:val="en-US"/>
        </w:rPr>
        <w:t>5</w:t>
      </w:r>
      <w:r>
        <w:rPr>
          <w:rFonts w:ascii="Candara" w:hAnsi="Candara"/>
          <w:b/>
          <w:bCs/>
          <w:sz w:val="24"/>
          <w:szCs w:val="24"/>
        </w:rPr>
        <w:t>/2022</w:t>
      </w:r>
    </w:p>
    <w:p>
      <w:pPr>
        <w:pStyle w:val="style0"/>
        <w:spacing w:lineRule="auto" w:line="240"/>
        <w:rPr>
          <w:rFonts w:ascii="Candara" w:hAnsi="Candara"/>
          <w:b/>
          <w:bCs/>
          <w:sz w:val="24"/>
          <w:szCs w:val="24"/>
        </w:rPr>
      </w:pPr>
    </w:p>
    <w:p>
      <w:pPr>
        <w:pStyle w:val="style0"/>
        <w:spacing w:lineRule="auto" w:line="240"/>
        <w:rPr>
          <w:rFonts w:ascii="Candara" w:hAnsi="Candara"/>
          <w:b/>
          <w:bCs/>
          <w:sz w:val="24"/>
          <w:szCs w:val="24"/>
        </w:rPr>
      </w:pPr>
      <w:r>
        <w:rPr>
          <w:rFonts w:ascii="Candara" w:hAnsi="Candara"/>
          <w:b/>
          <w:bCs/>
          <w:sz w:val="24"/>
          <w:szCs w:val="24"/>
        </w:rPr>
        <w:t>REVIEWED BY:</w:t>
      </w:r>
    </w:p>
    <w:p>
      <w:pPr>
        <w:pStyle w:val="style0"/>
        <w:spacing w:lineRule="auto" w:line="240"/>
        <w:rPr>
          <w:rFonts w:ascii="Candara" w:hAnsi="Candara"/>
          <w:b/>
          <w:bCs/>
          <w:sz w:val="24"/>
          <w:szCs w:val="24"/>
        </w:rPr>
      </w:pPr>
      <w:r>
        <w:rPr>
          <w:rFonts w:ascii="Candara" w:hAnsi="Candara"/>
          <w:b/>
          <w:bCs/>
          <w:sz w:val="24"/>
          <w:szCs w:val="24"/>
        </w:rPr>
        <w:t>ARIT UDOAKAGHA/</w:t>
      </w:r>
      <w:r>
        <w:rPr>
          <w:rFonts w:ascii="Candara" w:hAnsi="Candara"/>
          <w:b/>
          <w:bCs/>
          <w:sz w:val="24"/>
          <w:szCs w:val="24"/>
        </w:rPr>
        <w:t>PROGRAM MANAGER, AWANDEC</w:t>
      </w:r>
    </w:p>
    <w:p>
      <w:pPr>
        <w:pStyle w:val="style0"/>
        <w:spacing w:lineRule="auto" w:line="240"/>
        <w:rPr>
          <w:rFonts w:ascii="Candara" w:hAnsi="Candara"/>
          <w:b/>
          <w:bCs/>
          <w:sz w:val="24"/>
          <w:szCs w:val="24"/>
        </w:rPr>
      </w:pPr>
    </w:p>
    <w:p>
      <w:pPr>
        <w:pStyle w:val="style0"/>
        <w:spacing w:lineRule="auto" w:line="240"/>
        <w:rPr>
          <w:rFonts w:ascii="Candara" w:hAnsi="Candara"/>
          <w:b/>
          <w:bCs/>
          <w:sz w:val="24"/>
          <w:szCs w:val="24"/>
        </w:rPr>
      </w:pPr>
      <w:r>
        <w:rPr>
          <w:rFonts w:hAnsi="Candara"/>
          <w:b/>
          <w:bCs/>
          <w:sz w:val="24"/>
          <w:szCs w:val="24"/>
          <w:lang w:val="en-US"/>
        </w:rPr>
        <w:t>16</w:t>
      </w:r>
      <w:r>
        <w:rPr>
          <w:rFonts w:ascii="Candara" w:hAnsi="Candara"/>
          <w:b/>
          <w:bCs/>
          <w:sz w:val="24"/>
          <w:szCs w:val="24"/>
        </w:rPr>
        <w:t>/</w:t>
      </w:r>
      <w:r>
        <w:rPr>
          <w:rFonts w:hAnsi="Candara"/>
          <w:b/>
          <w:bCs/>
          <w:sz w:val="24"/>
          <w:szCs w:val="24"/>
          <w:lang w:val="en-US"/>
        </w:rPr>
        <w:t>5</w:t>
      </w:r>
      <w:r>
        <w:rPr>
          <w:rFonts w:ascii="Candara" w:hAnsi="Candara"/>
          <w:b/>
          <w:bCs/>
          <w:sz w:val="24"/>
          <w:szCs w:val="24"/>
        </w:rPr>
        <w:t>/2022</w:t>
      </w:r>
    </w:p>
    <w:p>
      <w:pPr>
        <w:pStyle w:val="style0"/>
        <w:spacing w:before="240" w:after="0" w:lineRule="auto" w:line="240"/>
        <w:jc w:val="both"/>
        <w:rPr>
          <w:rFonts w:ascii="Candara" w:hAnsi="Candara"/>
          <w:b/>
          <w:bCs/>
          <w:sz w:val="24"/>
          <w:szCs w:val="24"/>
          <w:lang w:val="en-GB"/>
        </w:rPr>
      </w:pPr>
    </w:p>
    <w:p>
      <w:pPr>
        <w:pStyle w:val="style0"/>
        <w:spacing w:lineRule="auto" w:line="240"/>
        <w:rPr>
          <w:rFonts w:ascii="Candara" w:hAnsi="Candara"/>
          <w:sz w:val="24"/>
          <w:szCs w:val="24"/>
        </w:rPr>
      </w:pPr>
    </w:p>
    <w:p>
      <w:pPr>
        <w:pStyle w:val="style0"/>
        <w:spacing w:lineRule="auto" w:line="240"/>
        <w:rPr>
          <w:rFonts w:ascii="Candara" w:hAnsi="Candara"/>
          <w:sz w:val="24"/>
          <w:szCs w:val="24"/>
        </w:rPr>
      </w:pPr>
    </w:p>
    <w:p>
      <w:pPr>
        <w:pStyle w:val="style0"/>
        <w:spacing w:lineRule="auto" w:line="240"/>
        <w:rPr>
          <w:rFonts w:ascii="Candara" w:hAnsi="Candara"/>
          <w:sz w:val="24"/>
          <w:szCs w:val="24"/>
        </w:rPr>
      </w:pPr>
    </w:p>
    <w:bookmarkEnd w:id="0"/>
    <w:p>
      <w:pPr>
        <w:pStyle w:val="style0"/>
        <w:spacing w:lineRule="auto" w:line="240"/>
        <w:rPr>
          <w:rFonts w:ascii="Candara" w:hAnsi="Candara"/>
          <w:sz w:val="24"/>
          <w:szCs w:val="24"/>
        </w:rPr>
      </w:pPr>
    </w:p>
    <w:p>
      <w:pPr>
        <w:pStyle w:val="style0"/>
        <w:spacing w:lineRule="auto" w:line="240"/>
        <w:rPr>
          <w:rFonts w:ascii="Candara" w:hAnsi="Candara"/>
          <w:sz w:val="24"/>
          <w:szCs w:val="24"/>
        </w:rPr>
      </w:pPr>
    </w:p>
    <w:p>
      <w:pPr>
        <w:pStyle w:val="style0"/>
        <w:spacing w:lineRule="auto" w:line="240"/>
        <w:rPr>
          <w:rFonts w:ascii="Candara" w:hAnsi="Candara"/>
          <w:sz w:val="24"/>
          <w:szCs w:val="24"/>
        </w:rPr>
      </w:pPr>
    </w:p>
    <w:sectPr>
      <w:headerReference w:type="even" r:id="rId15"/>
      <w:headerReference w:type="default" r:id="rId16"/>
      <w:headerReference w:type="first" r:id="rId17"/>
      <w:footerReference w:type="first" r:id="rId18"/>
      <w:pgSz w:w="12240" w:h="15840" w:orient="portrait"/>
      <w:pgMar w:top="1440" w:right="1440" w:bottom="1440" w:left="1440" w:header="720" w:footer="720" w:gutter="0"/>
      <w:pgBorders w:zOrder="front" w:display="allPages" w:offsetFrom="page">
        <w:top w:val="single" w:sz="2" w:space="24" w:color="c00000"/>
        <w:left w:val="single" w:sz="2" w:space="24" w:color="c00000"/>
        <w:bottom w:val="single" w:sz="2" w:space="24" w:color="c00000"/>
        <w:right w:val="single" w:sz="2" w:space="24" w:color="c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003" w:usb1="288F0000"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 w:name="Alright Sans Regular">
    <w:altName w:val="Calibri"/>
    <w:panose1 w:val="00000000000000000000"/>
    <w:charset w:val="00"/>
    <w:family w:val="swiss"/>
    <w:pitch w:val="default"/>
    <w:sig w:usb0="00000003" w:usb1="00000000" w:usb2="00000000" w:usb3="00000000" w:csb0="00000001" w:csb1="00000000"/>
  </w:font>
  <w:font w:name="Candara">
    <w:altName w:val="Calibri"/>
    <w:panose1 w:val="020e0502030000020204"/>
    <w:charset w:val="00"/>
    <w:family w:val="swiss"/>
    <w:pitch w:val="variable"/>
    <w:sig w:usb0="A00002EF" w:usb1="4000A44B" w:usb2="00000000" w:usb3="00000000" w:csb0="0000019F" w:csb1="00000000"/>
  </w:font>
  <w:font w:name="Arial">
    <w:altName w:val="Arial"/>
    <w:panose1 w:val="020b0604020000020204"/>
    <w:charset w:val="00"/>
    <w:family w:val="swiss"/>
    <w:pitch w:val="variable"/>
    <w:sig w:usb0="E0002EFF" w:usb1="C000785B" w:usb2="00000009" w:usb3="00000000" w:csb0="000001FF" w:csb1="00000000"/>
  </w:font>
  <w:font w:name="Gill Sans MT">
    <w:altName w:val="Gill Sans MT"/>
    <w:panose1 w:val="020b0502020000020203"/>
    <w:charset w:val="00"/>
    <w:family w:val="swiss"/>
    <w:pitch w:val="variable"/>
    <w:sig w:usb0="00000007" w:usb1="00000000" w:usb2="00000000" w:usb3="00000000" w:csb0="00000003"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pPr>
    <w:r>
      <w:rPr/>
      <w:fldChar w:fldCharType="begin"/>
    </w:r>
    <w:r>
      <w:instrText xml:space="preserve"> PAGE   \* MERGEFORMAT </w:instrText>
    </w:r>
    <w:r>
      <w:rPr/>
      <w:fldChar w:fldCharType="separate"/>
    </w:r>
    <w:r>
      <w:rPr>
        <w:noProof/>
      </w:rPr>
      <w:t>4</w:t>
    </w:r>
    <w:r>
      <w:rPr/>
      <w:fldChar w:fldCharType="end"/>
    </w:r>
  </w:p>
  <w:p>
    <w:pPr>
      <w:pStyle w:val="style32"/>
      <w:rP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pPr>
    <w:r>
      <w:rPr/>
      <w:fldChar w:fldCharType="begin"/>
    </w:r>
    <w:r>
      <w:instrText xml:space="preserve"> PAGE   \* MERGEFORMAT </w:instrText>
    </w:r>
    <w:r>
      <w:rPr/>
      <w:fldChar w:fldCharType="separate"/>
    </w:r>
    <w:r>
      <w:rPr>
        <w:noProof/>
      </w:rPr>
      <w:t>2</w:t>
    </w:r>
    <w:r>
      <w:rPr/>
      <w:fldChar w:fldCharType="end"/>
    </w: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6CE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56346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870A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B8F8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6590A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05"/>
    <w:multiLevelType w:val="multilevel"/>
    <w:tmpl w:val="0E08BF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1"/>
  </w:num>
  <w:num w:numId="7">
    <w:abstractNumId w:val="4"/>
  </w:num>
  <w:num w:numId="8">
    <w:abstractNumId w:val="6"/>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cs="Times New Roman" w:eastAsia="Times New Roman"/>
      <w:lang w:bidi="en-US"/>
    </w:rPr>
  </w:style>
  <w:style w:type="paragraph" w:styleId="style1">
    <w:name w:val="heading 1"/>
    <w:basedOn w:val="style0"/>
    <w:next w:val="style0"/>
    <w:link w:val="style4097"/>
    <w:qFormat/>
    <w:uiPriority w:val="9"/>
    <w:pPr>
      <w:keepNext/>
      <w:keepLines/>
      <w:pBdr>
        <w:left w:val="single" w:sz="2" w:space="4" w:color="c00000"/>
        <w:right w:val="single" w:sz="2" w:space="4" w:color="c00000"/>
        <w:top w:val="single" w:sz="2" w:space="1" w:color="c00000"/>
        <w:bottom w:val="single" w:sz="2" w:space="1" w:color="c00000"/>
      </w:pBdr>
      <w:shd w:val="clear" w:color="auto" w:fill="403152"/>
      <w:spacing w:before="480" w:after="0"/>
      <w:outlineLvl w:val="0"/>
    </w:pPr>
    <w:rPr>
      <w:rFonts w:ascii="Cambria" w:hAnsi="Cambria"/>
      <w:b/>
      <w:bCs/>
      <w:color w:val="ffffff"/>
      <w:sz w:val="28"/>
      <w:szCs w:val="28"/>
    </w:rPr>
  </w:style>
  <w:style w:type="paragraph" w:styleId="style2">
    <w:name w:val="heading 2"/>
    <w:basedOn w:val="style0"/>
    <w:next w:val="style0"/>
    <w:link w:val="style4098"/>
    <w:qFormat/>
    <w:uiPriority w:val="9"/>
    <w:pPr>
      <w:keepNext/>
      <w:keepLines/>
      <w:pBdr>
        <w:bottom w:val="single" w:sz="2" w:space="1" w:color="c00000"/>
      </w:pBdr>
      <w:spacing w:before="200" w:after="0"/>
      <w:outlineLvl w:val="1"/>
    </w:pPr>
    <w:rPr>
      <w:rFonts w:ascii="Cambria" w:hAnsi="Cambria"/>
      <w:b/>
      <w:bCs/>
      <w:sz w:val="24"/>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2a66b35-433b-44aa-ba9a-f25ef49aa1f5"/>
    <w:basedOn w:val="style65"/>
    <w:next w:val="style4097"/>
    <w:link w:val="style1"/>
    <w:uiPriority w:val="9"/>
    <w:rPr>
      <w:rFonts w:ascii="Cambria" w:cs="Times New Roman" w:eastAsia="Times New Roman" w:hAnsi="Cambria"/>
      <w:b/>
      <w:bCs/>
      <w:color w:val="ffffff"/>
      <w:sz w:val="28"/>
      <w:szCs w:val="28"/>
      <w:shd w:val="clear" w:color="auto" w:fill="403152"/>
      <w:lang w:bidi="en-US"/>
    </w:rPr>
  </w:style>
  <w:style w:type="character" w:customStyle="1" w:styleId="style4098">
    <w:name w:val="Heading 2 Char_1b3640ff-0a65-441d-b7fa-71cbb2b6a430"/>
    <w:basedOn w:val="style65"/>
    <w:next w:val="style4098"/>
    <w:link w:val="style2"/>
    <w:uiPriority w:val="9"/>
    <w:rPr>
      <w:rFonts w:ascii="Cambria" w:cs="Times New Roman" w:eastAsia="Times New Roman" w:hAnsi="Cambria"/>
      <w:b/>
      <w:bCs/>
      <w:sz w:val="24"/>
      <w:szCs w:val="26"/>
      <w:lang w:bidi="en-US"/>
    </w:r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d0443aa2-9628-4428-9ba0-34c06efa4436"/>
    <w:basedOn w:val="style65"/>
    <w:next w:val="style4099"/>
    <w:link w:val="style31"/>
    <w:uiPriority w:val="99"/>
    <w:rPr>
      <w:rFonts w:ascii="Calibri" w:cs="Times New Roman" w:eastAsia="Times New Roman" w:hAnsi="Calibri"/>
      <w:lang w:bidi="en-US"/>
    </w:rPr>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c1f00a25-de47-48a7-953f-bcbdde80c389"/>
    <w:basedOn w:val="style65"/>
    <w:next w:val="style4100"/>
    <w:link w:val="style32"/>
    <w:uiPriority w:val="99"/>
    <w:rPr>
      <w:rFonts w:ascii="Calibri" w:cs="Times New Roman" w:eastAsia="Times New Roman" w:hAnsi="Calibri"/>
      <w:lang w:bidi="en-US"/>
    </w:rPr>
  </w:style>
  <w:style w:type="paragraph" w:styleId="style62">
    <w:name w:val="Title"/>
    <w:basedOn w:val="style0"/>
    <w:next w:val="style0"/>
    <w:link w:val="style4101"/>
    <w:qFormat/>
    <w:uiPriority w:val="10"/>
    <w:pPr>
      <w:pBdr>
        <w:top w:val="single" w:sz="2" w:space="1" w:color="c00000"/>
        <w:bottom w:val="single" w:sz="12" w:space="4" w:color="403152"/>
      </w:pBdr>
      <w:spacing w:after="300" w:lineRule="auto" w:line="240"/>
      <w:contextualSpacing/>
    </w:pPr>
    <w:rPr>
      <w:rFonts w:ascii="Cambria" w:hAnsi="Cambria"/>
      <w:spacing w:val="5"/>
      <w:kern w:val="28"/>
      <w:sz w:val="52"/>
      <w:szCs w:val="52"/>
    </w:rPr>
  </w:style>
  <w:style w:type="character" w:customStyle="1" w:styleId="style4101">
    <w:name w:val="Title Char_05ed0174-65fc-46ad-848c-5a88b77ee8c4"/>
    <w:basedOn w:val="style65"/>
    <w:next w:val="style4101"/>
    <w:link w:val="style62"/>
    <w:uiPriority w:val="10"/>
    <w:rPr>
      <w:rFonts w:ascii="Cambria" w:cs="Times New Roman" w:eastAsia="Times New Roman" w:hAnsi="Cambria"/>
      <w:spacing w:val="5"/>
      <w:kern w:val="28"/>
      <w:sz w:val="52"/>
      <w:szCs w:val="52"/>
      <w:lang w:bidi="en-US"/>
    </w:rPr>
  </w:style>
  <w:style w:type="paragraph" w:styleId="style74">
    <w:name w:val="Subtitle"/>
    <w:basedOn w:val="style0"/>
    <w:next w:val="style0"/>
    <w:link w:val="style4102"/>
    <w:qFormat/>
    <w:uiPriority w:val="11"/>
    <w:pPr>
      <w:numPr>
        <w:ilvl w:val="1"/>
        <w:numId w:val="0"/>
      </w:numPr>
    </w:pPr>
    <w:rPr>
      <w:rFonts w:ascii="Cambria" w:hAnsi="Cambria"/>
      <w:iCs/>
      <w:spacing w:val="15"/>
      <w:sz w:val="24"/>
      <w:szCs w:val="24"/>
    </w:rPr>
  </w:style>
  <w:style w:type="character" w:customStyle="1" w:styleId="style4102">
    <w:name w:val="Subtitle Char"/>
    <w:basedOn w:val="style65"/>
    <w:next w:val="style4102"/>
    <w:link w:val="style74"/>
    <w:uiPriority w:val="11"/>
    <w:rPr>
      <w:rFonts w:ascii="Cambria" w:cs="Times New Roman" w:eastAsia="Times New Roman" w:hAnsi="Cambria"/>
      <w:iCs/>
      <w:spacing w:val="15"/>
      <w:sz w:val="24"/>
      <w:szCs w:val="24"/>
      <w:lang w:bidi="en-US"/>
    </w:rPr>
  </w:style>
  <w:style w:type="paragraph" w:styleId="style179">
    <w:name w:val="List Paragraph"/>
    <w:basedOn w:val="style0"/>
    <w:next w:val="style179"/>
    <w:qFormat/>
    <w:uiPriority w:val="34"/>
    <w:pPr>
      <w:ind w:left="720"/>
      <w:contextualSpacing/>
    </w:pPr>
    <w:rPr/>
  </w:style>
  <w:style w:type="character" w:customStyle="1" w:styleId="style4103">
    <w:name w:val="A6"/>
    <w:next w:val="style4103"/>
    <w:uiPriority w:val="99"/>
    <w:rPr>
      <w:rFonts w:cs="Alright Sans Regular"/>
      <w:color w:val="000000"/>
      <w:sz w:val="18"/>
      <w:szCs w:val="18"/>
    </w:rPr>
  </w:style>
</w:styles>
</file>

<file path=word/_rels/document.xml.rels><?xml version="1.0" encoding="UTF-8"?>
<Relationships xmlns="http://schemas.openxmlformats.org/package/2006/relationships"><Relationship Id="rId20" Type="http://schemas.openxmlformats.org/officeDocument/2006/relationships/fontTable" Target="fontTable.xml"/><Relationship Id="rId11" Type="http://schemas.openxmlformats.org/officeDocument/2006/relationships/image" Target="media/image5.jpeg"/><Relationship Id="rId22" Type="http://schemas.openxmlformats.org/officeDocument/2006/relationships/theme" Target="theme/theme1.xml"/><Relationship Id="rId10" Type="http://schemas.openxmlformats.org/officeDocument/2006/relationships/image" Target="media/image4.jpeg"/><Relationship Id="rId21" Type="http://schemas.openxmlformats.org/officeDocument/2006/relationships/settings" Target="settings.xml"/><Relationship Id="rId13" Type="http://schemas.openxmlformats.org/officeDocument/2006/relationships/image" Target="media/image7.jpeg"/><Relationship Id="rId12" Type="http://schemas.openxmlformats.org/officeDocument/2006/relationships/image" Target="media/image6.jpe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3.jpeg"/><Relationship Id="rId15" Type="http://schemas.openxmlformats.org/officeDocument/2006/relationships/header" Target="header2.xml"/><Relationship Id="rId14" Type="http://schemas.openxmlformats.org/officeDocument/2006/relationships/image" Target="media/image8.jpeg"/><Relationship Id="rId17" Type="http://schemas.openxmlformats.org/officeDocument/2006/relationships/header" Target="header4.xml"/><Relationship Id="rId16" Type="http://schemas.openxmlformats.org/officeDocument/2006/relationships/header" Target="header3.xml"/><Relationship Id="rId5" Type="http://schemas.openxmlformats.org/officeDocument/2006/relationships/image" Target="media/image3.png"/><Relationship Id="rId19"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5.xml"/><Relationship Id="rId7" Type="http://schemas.openxmlformats.org/officeDocument/2006/relationships/image" Target="media/image5.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Words>450</Words>
  <Pages>6</Pages>
  <Characters>2380</Characters>
  <Application>WPS Office</Application>
  <DocSecurity>0</DocSecurity>
  <Paragraphs>106</Paragraphs>
  <ScaleCrop>false</ScaleCrop>
  <LinksUpToDate>false</LinksUpToDate>
  <CharactersWithSpaces>2906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2022-05-16T06:14:10Z</dcterms:created>
  <dc:creator>Emmanuel Akpan</dc:creator>
  <lastModifiedBy>SM-A305F</lastModifiedBy>
  <dcterms:modified xsi:type="dcterms:W3CDTF">2022-05-16T06:38:55Z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0f729290de5645f4935d350e6c864e81</vt:lpwstr>
  </property>
</Properties>
</file>
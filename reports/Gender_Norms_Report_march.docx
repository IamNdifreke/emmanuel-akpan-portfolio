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26CD6" w14:textId="77777777" w:rsidR="009D0237" w:rsidRPr="008D4329" w:rsidRDefault="009D0237" w:rsidP="009D0237">
      <w:pPr>
        <w:jc w:val="both"/>
        <w:rPr>
          <w:rFonts w:ascii="Candara" w:hAnsi="Candara"/>
          <w:sz w:val="24"/>
          <w:szCs w:val="24"/>
        </w:rPr>
      </w:pPr>
      <w:r w:rsidRPr="008D4329">
        <w:rPr>
          <w:rFonts w:ascii="Candara" w:hAnsi="Candara"/>
          <w:noProof/>
          <w:sz w:val="24"/>
          <w:szCs w:val="24"/>
          <w:lang w:bidi="ar-SA"/>
        </w:rPr>
        <w:drawing>
          <wp:inline distT="0" distB="0" distL="0" distR="0" wp14:anchorId="18B11F2D" wp14:editId="5E05D185">
            <wp:extent cx="1828800" cy="6477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828800" cy="647700"/>
                    </a:xfrm>
                    <a:prstGeom prst="rect">
                      <a:avLst/>
                    </a:prstGeom>
                    <a:noFill/>
                    <a:ln>
                      <a:noFill/>
                    </a:ln>
                  </pic:spPr>
                </pic:pic>
              </a:graphicData>
            </a:graphic>
          </wp:inline>
        </w:drawing>
      </w:r>
      <w:r w:rsidRPr="008D4329">
        <w:rPr>
          <w:rFonts w:ascii="Candara" w:hAnsi="Candara"/>
          <w:noProof/>
          <w:sz w:val="24"/>
          <w:szCs w:val="24"/>
        </w:rPr>
        <w:t xml:space="preserve">                                                                           </w:t>
      </w:r>
      <w:r w:rsidRPr="008D4329">
        <w:rPr>
          <w:rFonts w:ascii="Candara" w:hAnsi="Candara"/>
          <w:noProof/>
          <w:sz w:val="24"/>
          <w:szCs w:val="24"/>
          <w:lang w:bidi="ar-SA"/>
        </w:rPr>
        <mc:AlternateContent>
          <mc:Choice Requires="wpg">
            <w:drawing>
              <wp:inline distT="0" distB="0" distL="0" distR="0" wp14:anchorId="2043C2CB" wp14:editId="6294B9AA">
                <wp:extent cx="1735074" cy="713232"/>
                <wp:effectExtent l="0" t="0" r="0" b="0"/>
                <wp:docPr id="1476" name="Group 1476"/>
                <wp:cNvGraphicFramePr/>
                <a:graphic xmlns:a="http://schemas.openxmlformats.org/drawingml/2006/main">
                  <a:graphicData uri="http://schemas.microsoft.com/office/word/2010/wordprocessingGroup">
                    <wpg:wgp>
                      <wpg:cNvGrpSpPr/>
                      <wpg:grpSpPr>
                        <a:xfrm>
                          <a:off x="0" y="0"/>
                          <a:ext cx="1735074" cy="713232"/>
                          <a:chOff x="0" y="0"/>
                          <a:chExt cx="1735074" cy="713232"/>
                        </a:xfrm>
                      </wpg:grpSpPr>
                      <pic:pic xmlns:pic="http://schemas.openxmlformats.org/drawingml/2006/picture">
                        <pic:nvPicPr>
                          <pic:cNvPr id="137" name="Picture 137"/>
                          <pic:cNvPicPr/>
                        </pic:nvPicPr>
                        <pic:blipFill>
                          <a:blip r:embed="rId8"/>
                          <a:stretch>
                            <a:fillRect/>
                          </a:stretch>
                        </pic:blipFill>
                        <pic:spPr>
                          <a:xfrm>
                            <a:off x="629412" y="528828"/>
                            <a:ext cx="42672" cy="184404"/>
                          </a:xfrm>
                          <a:prstGeom prst="rect">
                            <a:avLst/>
                          </a:prstGeom>
                        </pic:spPr>
                      </pic:pic>
                      <wps:wsp>
                        <wps:cNvPr id="138" name="Rectangle 138"/>
                        <wps:cNvSpPr/>
                        <wps:spPr>
                          <a:xfrm>
                            <a:off x="630047" y="554990"/>
                            <a:ext cx="42143" cy="189937"/>
                          </a:xfrm>
                          <a:prstGeom prst="rect">
                            <a:avLst/>
                          </a:prstGeom>
                          <a:ln>
                            <a:noFill/>
                          </a:ln>
                        </wps:spPr>
                        <wps:txbx>
                          <w:txbxContent>
                            <w:p w14:paraId="25FCDFD9" w14:textId="77777777" w:rsidR="009D0237" w:rsidRDefault="009D0237" w:rsidP="009D0237">
                              <w:r>
                                <w:t xml:space="preserve"> </w:t>
                              </w:r>
                            </w:p>
                          </w:txbxContent>
                        </wps:txbx>
                        <wps:bodyPr horzOverflow="overflow" vert="horz" lIns="0" tIns="0" rIns="0" bIns="0" rtlCol="0">
                          <a:noAutofit/>
                        </wps:bodyPr>
                      </wps:wsp>
                      <pic:pic xmlns:pic="http://schemas.openxmlformats.org/drawingml/2006/picture">
                        <pic:nvPicPr>
                          <pic:cNvPr id="140" name="Picture 140"/>
                          <pic:cNvPicPr/>
                        </pic:nvPicPr>
                        <pic:blipFill>
                          <a:blip r:embed="rId8"/>
                          <a:stretch>
                            <a:fillRect/>
                          </a:stretch>
                        </pic:blipFill>
                        <pic:spPr>
                          <a:xfrm>
                            <a:off x="854964" y="528828"/>
                            <a:ext cx="42672" cy="184404"/>
                          </a:xfrm>
                          <a:prstGeom prst="rect">
                            <a:avLst/>
                          </a:prstGeom>
                        </pic:spPr>
                      </pic:pic>
                      <wps:wsp>
                        <wps:cNvPr id="141" name="Rectangle 141"/>
                        <wps:cNvSpPr/>
                        <wps:spPr>
                          <a:xfrm>
                            <a:off x="855599" y="554990"/>
                            <a:ext cx="42143" cy="189937"/>
                          </a:xfrm>
                          <a:prstGeom prst="rect">
                            <a:avLst/>
                          </a:prstGeom>
                          <a:ln>
                            <a:noFill/>
                          </a:ln>
                        </wps:spPr>
                        <wps:txbx>
                          <w:txbxContent>
                            <w:p w14:paraId="1660133C" w14:textId="77777777" w:rsidR="009D0237" w:rsidRDefault="009D0237" w:rsidP="009D0237">
                              <w:r>
                                <w:t xml:space="preserve"> </w:t>
                              </w:r>
                            </w:p>
                          </w:txbxContent>
                        </wps:txbx>
                        <wps:bodyPr horzOverflow="overflow" vert="horz" lIns="0" tIns="0" rIns="0" bIns="0" rtlCol="0">
                          <a:noAutofit/>
                        </wps:bodyPr>
                      </wps:wsp>
                      <pic:pic xmlns:pic="http://schemas.openxmlformats.org/drawingml/2006/picture">
                        <pic:nvPicPr>
                          <pic:cNvPr id="143" name="Picture 143"/>
                          <pic:cNvPicPr/>
                        </pic:nvPicPr>
                        <pic:blipFill>
                          <a:blip r:embed="rId8"/>
                          <a:stretch>
                            <a:fillRect/>
                          </a:stretch>
                        </pic:blipFill>
                        <pic:spPr>
                          <a:xfrm>
                            <a:off x="1283208" y="528828"/>
                            <a:ext cx="42672" cy="184404"/>
                          </a:xfrm>
                          <a:prstGeom prst="rect">
                            <a:avLst/>
                          </a:prstGeom>
                        </pic:spPr>
                      </pic:pic>
                      <wps:wsp>
                        <wps:cNvPr id="144" name="Rectangle 144"/>
                        <wps:cNvSpPr/>
                        <wps:spPr>
                          <a:xfrm>
                            <a:off x="1282573" y="554990"/>
                            <a:ext cx="42143" cy="189937"/>
                          </a:xfrm>
                          <a:prstGeom prst="rect">
                            <a:avLst/>
                          </a:prstGeom>
                          <a:ln>
                            <a:noFill/>
                          </a:ln>
                        </wps:spPr>
                        <wps:txbx>
                          <w:txbxContent>
                            <w:p w14:paraId="59E4E25F" w14:textId="77777777" w:rsidR="009D0237" w:rsidRDefault="009D0237" w:rsidP="009D0237">
                              <w:r>
                                <w:t xml:space="preserve"> </w:t>
                              </w:r>
                            </w:p>
                          </w:txbxContent>
                        </wps:txbx>
                        <wps:bodyPr horzOverflow="overflow" vert="horz" lIns="0" tIns="0" rIns="0" bIns="0" rtlCol="0">
                          <a:noAutofit/>
                        </wps:bodyPr>
                      </wps:wsp>
                      <pic:pic xmlns:pic="http://schemas.openxmlformats.org/drawingml/2006/picture">
                        <pic:nvPicPr>
                          <pic:cNvPr id="146" name="Picture 146"/>
                          <pic:cNvPicPr/>
                        </pic:nvPicPr>
                        <pic:blipFill>
                          <a:blip r:embed="rId9"/>
                          <a:stretch>
                            <a:fillRect/>
                          </a:stretch>
                        </pic:blipFill>
                        <pic:spPr>
                          <a:xfrm>
                            <a:off x="0" y="0"/>
                            <a:ext cx="629412" cy="624840"/>
                          </a:xfrm>
                          <a:prstGeom prst="rect">
                            <a:avLst/>
                          </a:prstGeom>
                        </pic:spPr>
                      </pic:pic>
                      <wps:wsp>
                        <wps:cNvPr id="147" name="Shape 147"/>
                        <wps:cNvSpPr/>
                        <wps:spPr>
                          <a:xfrm>
                            <a:off x="522732" y="92964"/>
                            <a:ext cx="1211580" cy="573024"/>
                          </a:xfrm>
                          <a:custGeom>
                            <a:avLst/>
                            <a:gdLst/>
                            <a:ahLst/>
                            <a:cxnLst/>
                            <a:rect l="0" t="0" r="0" b="0"/>
                            <a:pathLst>
                              <a:path w="1211580" h="573024">
                                <a:moveTo>
                                  <a:pt x="99822" y="0"/>
                                </a:move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ubicBezTo>
                                  <a:pt x="0" y="42799"/>
                                  <a:pt x="44704" y="0"/>
                                  <a:pt x="99822" y="0"/>
                                </a:cubicBezTo>
                                <a:close/>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148" name="Shape 148"/>
                        <wps:cNvSpPr/>
                        <wps:spPr>
                          <a:xfrm>
                            <a:off x="523494" y="93726"/>
                            <a:ext cx="1211580" cy="573024"/>
                          </a:xfrm>
                          <a:custGeom>
                            <a:avLst/>
                            <a:gdLst/>
                            <a:ahLst/>
                            <a:cxnLst/>
                            <a:rect l="0" t="0" r="0" b="0"/>
                            <a:pathLst>
                              <a:path w="1211580" h="573024">
                                <a:moveTo>
                                  <a:pt x="0" y="95504"/>
                                </a:moveTo>
                                <a:cubicBezTo>
                                  <a:pt x="0" y="42799"/>
                                  <a:pt x="44704" y="0"/>
                                  <a:pt x="99822" y="0"/>
                                </a:cubicBez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lose/>
                              </a:path>
                            </a:pathLst>
                          </a:custGeom>
                          <a:ln w="25908" cap="flat">
                            <a:round/>
                          </a:ln>
                        </wps:spPr>
                        <wps:style>
                          <a:lnRef idx="1">
                            <a:srgbClr val="355B89"/>
                          </a:lnRef>
                          <a:fillRef idx="0">
                            <a:srgbClr val="000000">
                              <a:alpha val="0"/>
                            </a:srgbClr>
                          </a:fillRef>
                          <a:effectRef idx="0">
                            <a:scrgbClr r="0" g="0" b="0"/>
                          </a:effectRef>
                          <a:fontRef idx="none"/>
                        </wps:style>
                        <wps:bodyPr/>
                      </wps:wsp>
                      <pic:pic xmlns:pic="http://schemas.openxmlformats.org/drawingml/2006/picture">
                        <pic:nvPicPr>
                          <pic:cNvPr id="150" name="Picture 150"/>
                          <pic:cNvPicPr/>
                        </pic:nvPicPr>
                        <pic:blipFill>
                          <a:blip r:embed="rId10"/>
                          <a:stretch>
                            <a:fillRect/>
                          </a:stretch>
                        </pic:blipFill>
                        <pic:spPr>
                          <a:xfrm>
                            <a:off x="650748" y="224028"/>
                            <a:ext cx="233172" cy="283464"/>
                          </a:xfrm>
                          <a:prstGeom prst="rect">
                            <a:avLst/>
                          </a:prstGeom>
                        </pic:spPr>
                      </pic:pic>
                      <wps:wsp>
                        <wps:cNvPr id="151" name="Rectangle 151"/>
                        <wps:cNvSpPr/>
                        <wps:spPr>
                          <a:xfrm>
                            <a:off x="649859" y="230172"/>
                            <a:ext cx="244451" cy="377423"/>
                          </a:xfrm>
                          <a:prstGeom prst="rect">
                            <a:avLst/>
                          </a:prstGeom>
                          <a:ln>
                            <a:noFill/>
                          </a:ln>
                        </wps:spPr>
                        <wps:txbx>
                          <w:txbxContent>
                            <w:p w14:paraId="298D9E4C" w14:textId="77777777" w:rsidR="009D0237" w:rsidRDefault="009D0237" w:rsidP="009D0237">
                              <w:r>
                                <w:rPr>
                                  <w:rFonts w:ascii="Arial" w:eastAsia="Arial" w:hAnsi="Arial" w:cs="Arial"/>
                                  <w:b/>
                                  <w:color w:val="FFFFFF"/>
                                  <w:sz w:val="40"/>
                                </w:rPr>
                                <w:t>C</w:t>
                              </w:r>
                            </w:p>
                          </w:txbxContent>
                        </wps:txbx>
                        <wps:bodyPr horzOverflow="overflow" vert="horz" lIns="0" tIns="0" rIns="0" bIns="0" rtlCol="0">
                          <a:noAutofit/>
                        </wps:bodyPr>
                      </wps:wsp>
                      <wps:wsp>
                        <wps:cNvPr id="152" name="Rectangle 152"/>
                        <wps:cNvSpPr/>
                        <wps:spPr>
                          <a:xfrm>
                            <a:off x="832739" y="355346"/>
                            <a:ext cx="42143" cy="189937"/>
                          </a:xfrm>
                          <a:prstGeom prst="rect">
                            <a:avLst/>
                          </a:prstGeom>
                          <a:ln>
                            <a:noFill/>
                          </a:ln>
                        </wps:spPr>
                        <wps:txbx>
                          <w:txbxContent>
                            <w:p w14:paraId="18112FA6" w14:textId="77777777" w:rsidR="009D0237" w:rsidRDefault="009D0237" w:rsidP="009D0237">
                              <w:r>
                                <w:t xml:space="preserve"> </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10"/>
                          <a:stretch>
                            <a:fillRect/>
                          </a:stretch>
                        </pic:blipFill>
                        <pic:spPr>
                          <a:xfrm>
                            <a:off x="826008" y="224028"/>
                            <a:ext cx="234696" cy="283464"/>
                          </a:xfrm>
                          <a:prstGeom prst="rect">
                            <a:avLst/>
                          </a:prstGeom>
                        </pic:spPr>
                      </pic:pic>
                      <wps:wsp>
                        <wps:cNvPr id="155" name="Rectangle 155"/>
                        <wps:cNvSpPr/>
                        <wps:spPr>
                          <a:xfrm>
                            <a:off x="826643" y="230172"/>
                            <a:ext cx="244451" cy="377423"/>
                          </a:xfrm>
                          <a:prstGeom prst="rect">
                            <a:avLst/>
                          </a:prstGeom>
                          <a:ln>
                            <a:noFill/>
                          </a:ln>
                        </wps:spPr>
                        <wps:txbx>
                          <w:txbxContent>
                            <w:p w14:paraId="3110A120" w14:textId="77777777" w:rsidR="009D0237" w:rsidRDefault="009D0237" w:rsidP="009D0237">
                              <w:r>
                                <w:rPr>
                                  <w:rFonts w:ascii="Arial" w:eastAsia="Arial" w:hAnsi="Arial" w:cs="Arial"/>
                                  <w:b/>
                                  <w:color w:val="FFFFFF"/>
                                  <w:sz w:val="40"/>
                                </w:rPr>
                                <w:t>C</w:t>
                              </w:r>
                            </w:p>
                          </w:txbxContent>
                        </wps:txbx>
                        <wps:bodyPr horzOverflow="overflow" vert="horz" lIns="0" tIns="0" rIns="0" bIns="0" rtlCol="0">
                          <a:noAutofit/>
                        </wps:bodyPr>
                      </wps:wsp>
                      <wps:wsp>
                        <wps:cNvPr id="156" name="Rectangle 156"/>
                        <wps:cNvSpPr/>
                        <wps:spPr>
                          <a:xfrm>
                            <a:off x="1009523" y="355346"/>
                            <a:ext cx="42143" cy="189937"/>
                          </a:xfrm>
                          <a:prstGeom prst="rect">
                            <a:avLst/>
                          </a:prstGeom>
                          <a:ln>
                            <a:noFill/>
                          </a:ln>
                        </wps:spPr>
                        <wps:txbx>
                          <w:txbxContent>
                            <w:p w14:paraId="76E06FB7" w14:textId="77777777" w:rsidR="009D0237" w:rsidRDefault="009D0237" w:rsidP="009D0237">
                              <w: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11"/>
                          <a:stretch>
                            <a:fillRect/>
                          </a:stretch>
                        </pic:blipFill>
                        <pic:spPr>
                          <a:xfrm>
                            <a:off x="1001268" y="224028"/>
                            <a:ext cx="702564" cy="283464"/>
                          </a:xfrm>
                          <a:prstGeom prst="rect">
                            <a:avLst/>
                          </a:prstGeom>
                        </pic:spPr>
                      </pic:pic>
                      <wps:wsp>
                        <wps:cNvPr id="159" name="Rectangle 159"/>
                        <wps:cNvSpPr/>
                        <wps:spPr>
                          <a:xfrm>
                            <a:off x="1001903" y="230172"/>
                            <a:ext cx="733238" cy="377423"/>
                          </a:xfrm>
                          <a:prstGeom prst="rect">
                            <a:avLst/>
                          </a:prstGeom>
                          <a:ln>
                            <a:noFill/>
                          </a:ln>
                        </wps:spPr>
                        <wps:txbx>
                          <w:txbxContent>
                            <w:p w14:paraId="51507699" w14:textId="77777777" w:rsidR="009D0237" w:rsidRDefault="009D0237" w:rsidP="009D0237">
                              <w:r>
                                <w:rPr>
                                  <w:rFonts w:ascii="Arial" w:eastAsia="Arial" w:hAnsi="Arial" w:cs="Arial"/>
                                  <w:b/>
                                  <w:color w:val="FFFFFF"/>
                                  <w:sz w:val="40"/>
                                </w:rPr>
                                <w:t>CRN</w:t>
                              </w:r>
                            </w:p>
                          </w:txbxContent>
                        </wps:txbx>
                        <wps:bodyPr horzOverflow="overflow" vert="horz" lIns="0" tIns="0" rIns="0" bIns="0" rtlCol="0">
                          <a:noAutofit/>
                        </wps:bodyPr>
                      </wps:wsp>
                      <wps:wsp>
                        <wps:cNvPr id="160" name="Rectangle 160"/>
                        <wps:cNvSpPr/>
                        <wps:spPr>
                          <a:xfrm>
                            <a:off x="1552321" y="355346"/>
                            <a:ext cx="42143" cy="189937"/>
                          </a:xfrm>
                          <a:prstGeom prst="rect">
                            <a:avLst/>
                          </a:prstGeom>
                          <a:ln>
                            <a:noFill/>
                          </a:ln>
                        </wps:spPr>
                        <wps:txbx>
                          <w:txbxContent>
                            <w:p w14:paraId="10330EEF" w14:textId="77777777" w:rsidR="009D0237" w:rsidRDefault="009D0237" w:rsidP="009D0237">
                              <w:r>
                                <w:t xml:space="preserve"> </w:t>
                              </w:r>
                            </w:p>
                          </w:txbxContent>
                        </wps:txbx>
                        <wps:bodyPr horzOverflow="overflow" vert="horz" lIns="0" tIns="0" rIns="0" bIns="0" rtlCol="0">
                          <a:noAutofit/>
                        </wps:bodyPr>
                      </wps:wsp>
                      <pic:pic xmlns:pic="http://schemas.openxmlformats.org/drawingml/2006/picture">
                        <pic:nvPicPr>
                          <pic:cNvPr id="162" name="Picture 162"/>
                          <pic:cNvPicPr/>
                        </pic:nvPicPr>
                        <pic:blipFill>
                          <a:blip r:embed="rId12"/>
                          <a:stretch>
                            <a:fillRect/>
                          </a:stretch>
                        </pic:blipFill>
                        <pic:spPr>
                          <a:xfrm>
                            <a:off x="1530096" y="224028"/>
                            <a:ext cx="77724" cy="283464"/>
                          </a:xfrm>
                          <a:prstGeom prst="rect">
                            <a:avLst/>
                          </a:prstGeom>
                        </pic:spPr>
                      </pic:pic>
                      <wps:wsp>
                        <wps:cNvPr id="163" name="Rectangle 163"/>
                        <wps:cNvSpPr/>
                        <wps:spPr>
                          <a:xfrm>
                            <a:off x="1530985" y="250190"/>
                            <a:ext cx="42143" cy="189937"/>
                          </a:xfrm>
                          <a:prstGeom prst="rect">
                            <a:avLst/>
                          </a:prstGeom>
                          <a:ln>
                            <a:noFill/>
                          </a:ln>
                        </wps:spPr>
                        <wps:txbx>
                          <w:txbxContent>
                            <w:p w14:paraId="0DB60B60" w14:textId="77777777" w:rsidR="009D0237" w:rsidRDefault="009D0237" w:rsidP="009D0237">
                              <w:r>
                                <w:t xml:space="preserve"> </w:t>
                              </w:r>
                            </w:p>
                          </w:txbxContent>
                        </wps:txbx>
                        <wps:bodyPr horzOverflow="overflow" vert="horz" lIns="0" tIns="0" rIns="0" bIns="0" rtlCol="0">
                          <a:noAutofit/>
                        </wps:bodyPr>
                      </wps:wsp>
                    </wpg:wgp>
                  </a:graphicData>
                </a:graphic>
              </wp:inline>
            </w:drawing>
          </mc:Choice>
          <mc:Fallback>
            <w:pict>
              <v:group w14:anchorId="2043C2CB" id="Group 1476" o:spid="_x0000_s1026" style="width:136.6pt;height:56.15pt;mso-position-horizontal-relative:char;mso-position-vertical-relative:line" coordsize="17350,71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 o:spid="_x0000_s1027" type="#_x0000_t75" style="position:absolute;left:6294;top:5288;width:42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">
                  <v:imagedata r:id="rId13" o:title=""/>
                </v:shape>
                <v:rect id="Rectangle 138" o:spid="_x0000_s1028" style="position:absolute;left:6300;top:55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25FCDFD9" w14:textId="77777777" w:rsidR="009D0237" w:rsidRDefault="009D0237" w:rsidP="009D0237">
                        <w:r>
                          <w:t xml:space="preserve"> </w:t>
                        </w:r>
                      </w:p>
                    </w:txbxContent>
                  </v:textbox>
                </v:rect>
                <v:shape id="Picture 140" o:spid="_x0000_s1029" type="#_x0000_t75" style="position:absolute;left:8549;top:5288;width:42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">
                  <v:imagedata r:id="rId13" o:title=""/>
                </v:shape>
                <v:rect id="Rectangle 141" o:spid="_x0000_s1030" style="position:absolute;left:8555;top:55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1660133C" w14:textId="77777777" w:rsidR="009D0237" w:rsidRDefault="009D0237" w:rsidP="009D0237">
                        <w:r>
                          <w:t xml:space="preserve"> </w:t>
                        </w:r>
                      </w:p>
                    </w:txbxContent>
                  </v:textbox>
                </v:rect>
                <v:shape id="Picture 143" o:spid="_x0000_s1031" type="#_x0000_t75" style="position:absolute;left:12832;top:5288;width:42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">
                  <v:imagedata r:id="rId13" o:title=""/>
                </v:shape>
                <v:rect id="Rectangle 144" o:spid="_x0000_s1032" style="position:absolute;left:12825;top:55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59E4E25F" w14:textId="77777777" w:rsidR="009D0237" w:rsidRDefault="009D0237" w:rsidP="009D0237">
                        <w:r>
                          <w:t xml:space="preserve"> </w:t>
                        </w:r>
                      </w:p>
                    </w:txbxContent>
                  </v:textbox>
                </v:rect>
                <v:shape id="Picture 146" o:spid="_x0000_s1033" type="#_x0000_t75" style="position:absolute;width:6294;height: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">
                  <v:imagedata r:id="rId14" o:title=""/>
                </v:shape>
                <v:shape id="Shape 147" o:spid="_x0000_s1034" style="position:absolute;left:5227;top:929;width:12116;height:5730;visibility:visible;mso-wrap-style:square;v-text-anchor:top" coordsize="1211580,57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" path="m99822,l1111758,v55118,,99822,42799,99822,95504l1211580,477520v,52705,-44704,95504,-99822,95504l99822,573024c44704,573024,,530225,,477520l,95504c,42799,44704,,99822,xe" fillcolor="#1f497d" stroked="f" strokeweight="0">
                  <v:stroke miterlimit="83231f" joinstyle="miter"/>
                  <v:path arrowok="t" textboxrect="0,0,1211580,573024"/>
                </v:shape>
                <v:shape id="Shape 148" o:spid="_x0000_s1035" style="position:absolute;left:5234;top:937;width:12116;height:5730;visibility:visible;mso-wrap-style:square;v-text-anchor:top" coordsize="1211580,57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" path="m,95504c,42799,44704,,99822,l1111758,v55118,,99822,42799,99822,95504l1211580,477520v,52705,-44704,95504,-99822,95504l99822,573024c44704,573024,,530225,,477520l,95504xe" filled="f" strokecolor="#355b89" strokeweight="2.04pt">
                  <v:path arrowok="t" textboxrect="0,0,1211580,573024"/>
                </v:shape>
                <v:shape id="Picture 150" o:spid="_x0000_s1036" type="#_x0000_t75" style="position:absolute;left:6507;top:2240;width:2332;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">
                  <v:imagedata r:id="rId15" o:title=""/>
                </v:shape>
                <v:rect id="Rectangle 151" o:spid="_x0000_s1037" style="position:absolute;left:6498;top:2301;width:2445;height: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298D9E4C" w14:textId="77777777" w:rsidR="009D0237" w:rsidRDefault="009D0237" w:rsidP="009D0237">
                        <w:r>
                          <w:rPr>
                            <w:rFonts w:ascii="Arial" w:eastAsia="Arial" w:hAnsi="Arial" w:cs="Arial"/>
                            <w:b/>
                            <w:color w:val="FFFFFF"/>
                            <w:sz w:val="40"/>
                          </w:rPr>
                          <w:t>C</w:t>
                        </w:r>
                      </w:p>
                    </w:txbxContent>
                  </v:textbox>
                </v:rect>
                <v:rect id="Rectangle 152" o:spid="_x0000_s1038" style="position:absolute;left:8327;top:35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18112FA6" w14:textId="77777777" w:rsidR="009D0237" w:rsidRDefault="009D0237" w:rsidP="009D0237">
                        <w:r>
                          <w:t xml:space="preserve"> </w:t>
                        </w:r>
                      </w:p>
                    </w:txbxContent>
                  </v:textbox>
                </v:rect>
                <v:shape id="Picture 154" o:spid="_x0000_s1039" type="#_x0000_t75" style="position:absolute;left:8260;top:2240;width:2347;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">
                  <v:imagedata r:id="rId15" o:title=""/>
                </v:shape>
                <v:rect id="Rectangle 155" o:spid="_x0000_s1040" style="position:absolute;left:8266;top:2301;width:2444;height: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3110A120" w14:textId="77777777" w:rsidR="009D0237" w:rsidRDefault="009D0237" w:rsidP="009D0237">
                        <w:r>
                          <w:rPr>
                            <w:rFonts w:ascii="Arial" w:eastAsia="Arial" w:hAnsi="Arial" w:cs="Arial"/>
                            <w:b/>
                            <w:color w:val="FFFFFF"/>
                            <w:sz w:val="40"/>
                          </w:rPr>
                          <w:t>C</w:t>
                        </w:r>
                      </w:p>
                    </w:txbxContent>
                  </v:textbox>
                </v:rect>
                <v:rect id="Rectangle 156" o:spid="_x0000_s1041" style="position:absolute;left:10095;top:35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6E06FB7" w14:textId="77777777" w:rsidR="009D0237" w:rsidRDefault="009D0237" w:rsidP="009D0237">
                        <w:r>
                          <w:t xml:space="preserve"> </w:t>
                        </w:r>
                      </w:p>
                    </w:txbxContent>
                  </v:textbox>
                </v:rect>
                <v:shape id="Picture 158" o:spid="_x0000_s1042" type="#_x0000_t75" style="position:absolute;left:10012;top:2240;width:7026;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">
                  <v:imagedata r:id="rId16" o:title=""/>
                </v:shape>
                <v:rect id="Rectangle 159" o:spid="_x0000_s1043" style="position:absolute;left:10019;top:2301;width:7332;height: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1507699" w14:textId="77777777" w:rsidR="009D0237" w:rsidRDefault="009D0237" w:rsidP="009D0237">
                        <w:r>
                          <w:rPr>
                            <w:rFonts w:ascii="Arial" w:eastAsia="Arial" w:hAnsi="Arial" w:cs="Arial"/>
                            <w:b/>
                            <w:color w:val="FFFFFF"/>
                            <w:sz w:val="40"/>
                          </w:rPr>
                          <w:t>CRN</w:t>
                        </w:r>
                      </w:p>
                    </w:txbxContent>
                  </v:textbox>
                </v:rect>
                <v:rect id="Rectangle 160" o:spid="_x0000_s1044" style="position:absolute;left:15523;top:35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10330EEF" w14:textId="77777777" w:rsidR="009D0237" w:rsidRDefault="009D0237" w:rsidP="009D0237">
                        <w:r>
                          <w:t xml:space="preserve"> </w:t>
                        </w:r>
                      </w:p>
                    </w:txbxContent>
                  </v:textbox>
                </v:rect>
                <v:shape id="Picture 162" o:spid="_x0000_s1045" type="#_x0000_t75" style="position:absolute;left:15300;top:2240;width:778;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">
                  <v:imagedata r:id="rId17" o:title=""/>
                </v:shape>
                <v:rect id="Rectangle 163" o:spid="_x0000_s1046" style="position:absolute;left:15309;top:250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DB60B60" w14:textId="77777777" w:rsidR="009D0237" w:rsidRDefault="009D0237" w:rsidP="009D0237">
                        <w:r>
                          <w:t xml:space="preserve"> </w:t>
                        </w:r>
                      </w:p>
                    </w:txbxContent>
                  </v:textbox>
                </v:rect>
                <w10:anchorlock/>
              </v:group>
            </w:pict>
          </mc:Fallback>
        </mc:AlternateContent>
      </w:r>
    </w:p>
    <w:p w14:paraId="1E563359" w14:textId="77777777" w:rsidR="009D0237" w:rsidRPr="008D4329" w:rsidRDefault="009D0237" w:rsidP="009D0237">
      <w:pPr>
        <w:jc w:val="both"/>
        <w:rPr>
          <w:rFonts w:ascii="Candara" w:hAnsi="Candara"/>
          <w:sz w:val="24"/>
          <w:szCs w:val="24"/>
        </w:rPr>
      </w:pPr>
    </w:p>
    <w:p w14:paraId="6BFC9C7F" w14:textId="77777777" w:rsidR="009D0237" w:rsidRPr="00DB0722" w:rsidRDefault="009D0237" w:rsidP="009D0237">
      <w:pPr>
        <w:widowControl w:val="0"/>
        <w:autoSpaceDE w:val="0"/>
        <w:autoSpaceDN w:val="0"/>
        <w:adjustRightInd w:val="0"/>
        <w:spacing w:before="18" w:after="0" w:line="240" w:lineRule="auto"/>
        <w:ind w:left="100" w:right="-20"/>
        <w:jc w:val="center"/>
        <w:rPr>
          <w:rFonts w:ascii="Candara" w:hAnsi="Candara" w:cs="Gill Sans MT"/>
          <w:color w:val="000000"/>
          <w:sz w:val="32"/>
          <w:szCs w:val="32"/>
        </w:rPr>
      </w:pPr>
      <w:r w:rsidRPr="00DB0722">
        <w:rPr>
          <w:rFonts w:ascii="Candara" w:hAnsi="Candara" w:cs="Arial"/>
          <w:sz w:val="32"/>
          <w:szCs w:val="32"/>
          <w:lang w:eastAsia="yo-NG"/>
        </w:rPr>
        <w:t>ICHSSA 1 PROJECT</w:t>
      </w:r>
    </w:p>
    <w:p w14:paraId="550C92B2" w14:textId="77777777" w:rsidR="009D0237" w:rsidRPr="008D4329" w:rsidRDefault="009D0237" w:rsidP="009D0237">
      <w:pPr>
        <w:jc w:val="both"/>
        <w:rPr>
          <w:rFonts w:ascii="Candara" w:hAnsi="Candara"/>
          <w:sz w:val="24"/>
          <w:szCs w:val="24"/>
        </w:rPr>
      </w:pPr>
    </w:p>
    <w:p w14:paraId="5E64997E" w14:textId="77777777" w:rsidR="009D0237" w:rsidRPr="008D4329" w:rsidRDefault="009D0237" w:rsidP="009D0237">
      <w:pPr>
        <w:jc w:val="both"/>
        <w:rPr>
          <w:rFonts w:ascii="Candara" w:hAnsi="Candara"/>
          <w:sz w:val="24"/>
          <w:szCs w:val="24"/>
        </w:rPr>
      </w:pPr>
    </w:p>
    <w:p w14:paraId="54616704" w14:textId="77777777" w:rsidR="009D0237" w:rsidRPr="008D4329" w:rsidRDefault="009D0237" w:rsidP="009D0237">
      <w:pPr>
        <w:spacing w:before="240"/>
        <w:jc w:val="both"/>
        <w:rPr>
          <w:rFonts w:ascii="Candara" w:hAnsi="Candara"/>
          <w:sz w:val="24"/>
          <w:szCs w:val="24"/>
        </w:rPr>
      </w:pPr>
    </w:p>
    <w:p w14:paraId="37B9E20A" w14:textId="77777777" w:rsidR="009D0237" w:rsidRPr="008D4329" w:rsidRDefault="009D0237" w:rsidP="009D0237">
      <w:pPr>
        <w:spacing w:before="240"/>
        <w:jc w:val="both"/>
        <w:rPr>
          <w:rFonts w:ascii="Candara" w:hAnsi="Candara"/>
          <w:sz w:val="24"/>
          <w:szCs w:val="24"/>
        </w:rPr>
      </w:pPr>
    </w:p>
    <w:p w14:paraId="71216E73" w14:textId="77777777" w:rsidR="009D0237" w:rsidRPr="008D4329" w:rsidRDefault="009D0237" w:rsidP="009D0237">
      <w:pPr>
        <w:pStyle w:val="Title"/>
        <w:spacing w:before="240" w:line="276" w:lineRule="auto"/>
        <w:jc w:val="center"/>
        <w:rPr>
          <w:rFonts w:ascii="Candara" w:hAnsi="Candara"/>
          <w:sz w:val="24"/>
          <w:szCs w:val="24"/>
        </w:rPr>
      </w:pPr>
      <w:r>
        <w:rPr>
          <w:rFonts w:ascii="Candara" w:hAnsi="Candara"/>
          <w:sz w:val="24"/>
          <w:szCs w:val="24"/>
        </w:rPr>
        <w:t>GENDER NORMS SESSIONS REPORT</w:t>
      </w:r>
    </w:p>
    <w:p w14:paraId="2A97234C" w14:textId="77777777" w:rsidR="009D0237" w:rsidRPr="008D4329" w:rsidRDefault="009D0237" w:rsidP="009D0237">
      <w:pPr>
        <w:jc w:val="both"/>
        <w:rPr>
          <w:rFonts w:ascii="Candara" w:hAnsi="Candara"/>
          <w:sz w:val="24"/>
          <w:szCs w:val="24"/>
        </w:rPr>
      </w:pPr>
    </w:p>
    <w:p w14:paraId="0331D548" w14:textId="77777777" w:rsidR="009D0237" w:rsidRPr="008D4329" w:rsidRDefault="009D0237" w:rsidP="009D0237">
      <w:pPr>
        <w:pStyle w:val="Subtitle"/>
        <w:jc w:val="both"/>
        <w:rPr>
          <w:rFonts w:ascii="Candara" w:hAnsi="Candara"/>
        </w:rPr>
      </w:pPr>
    </w:p>
    <w:p w14:paraId="29CFE740" w14:textId="77777777" w:rsidR="009D0237" w:rsidRPr="008D4329" w:rsidRDefault="009D0237" w:rsidP="009D0237">
      <w:pPr>
        <w:pStyle w:val="Subtitle"/>
        <w:jc w:val="both"/>
        <w:rPr>
          <w:rFonts w:ascii="Candara" w:hAnsi="Candara"/>
        </w:rPr>
      </w:pPr>
    </w:p>
    <w:p w14:paraId="27E74FA8" w14:textId="77777777" w:rsidR="009D0237" w:rsidRPr="008D4329" w:rsidRDefault="009D0237" w:rsidP="009D0237">
      <w:pPr>
        <w:pStyle w:val="Subtitle"/>
        <w:jc w:val="both"/>
        <w:rPr>
          <w:rFonts w:ascii="Candara" w:hAnsi="Candara"/>
        </w:rPr>
      </w:pPr>
      <w:r w:rsidRPr="008D4329">
        <w:rPr>
          <w:rFonts w:ascii="Candara" w:hAnsi="Candara"/>
        </w:rPr>
        <w:t>Submitted By: APPLICANTS WELFARE &amp; DEVELOPMENT CENTRE (AWANDEC)</w:t>
      </w:r>
    </w:p>
    <w:p w14:paraId="6FE79C7F" w14:textId="77777777" w:rsidR="009D0237" w:rsidRPr="008D4329" w:rsidRDefault="009D0237" w:rsidP="009D0237">
      <w:pPr>
        <w:jc w:val="both"/>
        <w:rPr>
          <w:rFonts w:ascii="Candara" w:hAnsi="Candara"/>
          <w:b/>
          <w:sz w:val="24"/>
          <w:szCs w:val="24"/>
        </w:rPr>
      </w:pPr>
      <w:r w:rsidRPr="008D4329">
        <w:rPr>
          <w:rFonts w:ascii="Candara" w:hAnsi="Candara"/>
          <w:b/>
          <w:sz w:val="24"/>
          <w:szCs w:val="24"/>
        </w:rPr>
        <w:tab/>
      </w:r>
      <w:r w:rsidRPr="008D4329">
        <w:rPr>
          <w:rFonts w:ascii="Candara" w:hAnsi="Candara"/>
          <w:b/>
          <w:sz w:val="24"/>
          <w:szCs w:val="24"/>
        </w:rPr>
        <w:tab/>
      </w:r>
    </w:p>
    <w:p w14:paraId="236BA462" w14:textId="75FD7B03" w:rsidR="009D0237" w:rsidRPr="008D4329" w:rsidRDefault="009D0237" w:rsidP="009D0237">
      <w:pPr>
        <w:pStyle w:val="Subtitle"/>
        <w:jc w:val="both"/>
        <w:rPr>
          <w:rFonts w:ascii="Candara" w:hAnsi="Candara"/>
        </w:rPr>
      </w:pPr>
      <w:r w:rsidRPr="008D4329">
        <w:rPr>
          <w:rFonts w:ascii="Candara" w:hAnsi="Candara"/>
        </w:rPr>
        <w:t>Month/</w:t>
      </w:r>
      <w:del w:id="0" w:author="oenonbong" w:date="2021-02-12T05:53:00Z">
        <w:r w:rsidRPr="008D4329" w:rsidDel="008007FF">
          <w:rPr>
            <w:rFonts w:ascii="Candara" w:hAnsi="Candara"/>
          </w:rPr>
          <w:delText xml:space="preserve"> </w:delText>
        </w:r>
      </w:del>
      <w:r>
        <w:rPr>
          <w:rFonts w:ascii="Candara" w:hAnsi="Candara"/>
        </w:rPr>
        <w:t>Quarter: MARCH 2022</w:t>
      </w:r>
      <w:r w:rsidRPr="008D4329">
        <w:rPr>
          <w:rFonts w:ascii="Candara" w:hAnsi="Candara"/>
        </w:rPr>
        <w:t>/ QUARTER</w:t>
      </w:r>
      <w:r>
        <w:rPr>
          <w:rFonts w:ascii="Candara" w:hAnsi="Candara"/>
        </w:rPr>
        <w:t xml:space="preserve"> 2</w:t>
      </w:r>
      <w:r w:rsidRPr="008D4329">
        <w:rPr>
          <w:rFonts w:ascii="Candara" w:hAnsi="Candara"/>
        </w:rPr>
        <w:t xml:space="preserve"> – FY2</w:t>
      </w:r>
      <w:r>
        <w:rPr>
          <w:rFonts w:ascii="Candara" w:hAnsi="Candara"/>
        </w:rPr>
        <w:t>2</w:t>
      </w:r>
    </w:p>
    <w:p w14:paraId="738DFAF9" w14:textId="77777777" w:rsidR="009D0237" w:rsidRPr="008D4329" w:rsidRDefault="009D0237" w:rsidP="009D0237">
      <w:pPr>
        <w:jc w:val="both"/>
        <w:rPr>
          <w:rFonts w:ascii="Candara" w:hAnsi="Candara"/>
          <w:b/>
          <w:sz w:val="24"/>
          <w:szCs w:val="24"/>
        </w:rPr>
      </w:pPr>
      <w:r w:rsidRPr="008D4329">
        <w:rPr>
          <w:rFonts w:ascii="Candara" w:hAnsi="Candara"/>
          <w:b/>
          <w:sz w:val="24"/>
          <w:szCs w:val="24"/>
        </w:rPr>
        <w:tab/>
      </w:r>
      <w:r w:rsidRPr="008D4329">
        <w:rPr>
          <w:rFonts w:ascii="Candara" w:hAnsi="Candara"/>
          <w:b/>
          <w:sz w:val="24"/>
          <w:szCs w:val="24"/>
        </w:rPr>
        <w:tab/>
      </w:r>
      <w:r w:rsidRPr="008D4329">
        <w:rPr>
          <w:rFonts w:ascii="Candara" w:hAnsi="Candara"/>
          <w:b/>
          <w:sz w:val="24"/>
          <w:szCs w:val="24"/>
        </w:rPr>
        <w:tab/>
      </w:r>
      <w:r w:rsidRPr="008D4329">
        <w:rPr>
          <w:rFonts w:ascii="Candara" w:hAnsi="Candara"/>
          <w:b/>
          <w:sz w:val="24"/>
          <w:szCs w:val="24"/>
        </w:rPr>
        <w:tab/>
      </w:r>
      <w:r w:rsidRPr="008D4329">
        <w:rPr>
          <w:rFonts w:ascii="Candara" w:hAnsi="Candara"/>
          <w:b/>
          <w:sz w:val="24"/>
          <w:szCs w:val="24"/>
        </w:rPr>
        <w:tab/>
      </w:r>
      <w:ins w:id="1" w:author="oenonbong" w:date="2021-02-12T05:53:00Z">
        <w:r w:rsidRPr="008D4329">
          <w:rPr>
            <w:rFonts w:ascii="Candara" w:hAnsi="Candara"/>
            <w:b/>
            <w:sz w:val="24"/>
            <w:szCs w:val="24"/>
          </w:rPr>
          <w:t xml:space="preserve"> </w:t>
        </w:r>
      </w:ins>
    </w:p>
    <w:p w14:paraId="28E20537" w14:textId="3AAED789" w:rsidR="009D0237" w:rsidRPr="008D4329" w:rsidRDefault="009D0237" w:rsidP="009D0237">
      <w:pPr>
        <w:pStyle w:val="Subtitle"/>
        <w:jc w:val="both"/>
        <w:rPr>
          <w:rFonts w:ascii="Candara" w:hAnsi="Candara"/>
        </w:rPr>
      </w:pPr>
      <w:r w:rsidRPr="008D4329">
        <w:rPr>
          <w:rFonts w:ascii="Candara" w:hAnsi="Candara"/>
        </w:rPr>
        <w:t xml:space="preserve">Submission Date: </w:t>
      </w:r>
      <w:r>
        <w:rPr>
          <w:rFonts w:ascii="Candara" w:hAnsi="Candara"/>
        </w:rPr>
        <w:t>24/</w:t>
      </w:r>
      <w:r w:rsidR="00CB57B1">
        <w:rPr>
          <w:rFonts w:ascii="Candara" w:hAnsi="Candara"/>
        </w:rPr>
        <w:t>3</w:t>
      </w:r>
      <w:r>
        <w:rPr>
          <w:rFonts w:ascii="Candara" w:hAnsi="Candara"/>
        </w:rPr>
        <w:t>/ 2022</w:t>
      </w:r>
    </w:p>
    <w:p w14:paraId="01EED20C" w14:textId="77777777" w:rsidR="009D0237" w:rsidRPr="008D4329" w:rsidRDefault="009D0237" w:rsidP="009D0237">
      <w:pPr>
        <w:jc w:val="both"/>
        <w:rPr>
          <w:rFonts w:ascii="Candara" w:hAnsi="Candara"/>
          <w:b/>
          <w:sz w:val="24"/>
          <w:szCs w:val="24"/>
        </w:rPr>
      </w:pPr>
      <w:r w:rsidRPr="008D4329">
        <w:rPr>
          <w:rFonts w:ascii="Candara" w:hAnsi="Candara"/>
          <w:b/>
          <w:sz w:val="24"/>
          <w:szCs w:val="24"/>
        </w:rPr>
        <w:tab/>
      </w:r>
      <w:r w:rsidRPr="008D4329">
        <w:rPr>
          <w:rFonts w:ascii="Candara" w:hAnsi="Candara"/>
          <w:b/>
          <w:sz w:val="24"/>
          <w:szCs w:val="24"/>
        </w:rPr>
        <w:tab/>
      </w:r>
      <w:r w:rsidRPr="008D4329">
        <w:rPr>
          <w:rFonts w:ascii="Candara" w:hAnsi="Candara"/>
          <w:b/>
          <w:sz w:val="24"/>
          <w:szCs w:val="24"/>
        </w:rPr>
        <w:tab/>
      </w:r>
      <w:r w:rsidRPr="008D4329">
        <w:rPr>
          <w:rFonts w:ascii="Candara" w:hAnsi="Candara"/>
          <w:b/>
          <w:sz w:val="24"/>
          <w:szCs w:val="24"/>
        </w:rPr>
        <w:tab/>
      </w:r>
      <w:r w:rsidRPr="008D4329">
        <w:rPr>
          <w:rFonts w:ascii="Candara" w:hAnsi="Candara"/>
          <w:b/>
          <w:sz w:val="24"/>
          <w:szCs w:val="24"/>
        </w:rPr>
        <w:tab/>
      </w:r>
    </w:p>
    <w:p w14:paraId="41FCB947" w14:textId="77777777" w:rsidR="009D0237" w:rsidRPr="008D4329" w:rsidRDefault="009D0237" w:rsidP="009D0237">
      <w:pPr>
        <w:jc w:val="both"/>
        <w:rPr>
          <w:rFonts w:ascii="Candara" w:hAnsi="Candara"/>
          <w:sz w:val="24"/>
          <w:szCs w:val="24"/>
        </w:rPr>
        <w:sectPr w:rsidR="009D0237" w:rsidRPr="008D4329" w:rsidSect="00C9793B">
          <w:footerReference w:type="default" r:id="rId18"/>
          <w:pgSz w:w="12240" w:h="15840"/>
          <w:pgMar w:top="1440" w:right="1440" w:bottom="1440" w:left="1440" w:header="720" w:footer="720" w:gutter="0"/>
          <w:pgBorders w:offsetFrom="page">
            <w:top w:val="single" w:sz="2" w:space="24" w:color="C00000"/>
            <w:left w:val="single" w:sz="2" w:space="24" w:color="C00000"/>
            <w:bottom w:val="single" w:sz="2" w:space="24" w:color="C00000"/>
            <w:right w:val="single" w:sz="2" w:space="24" w:color="C00000"/>
          </w:pgBorders>
          <w:cols w:space="720"/>
          <w:titlePg/>
          <w:docGrid w:linePitch="360"/>
        </w:sectPr>
      </w:pPr>
      <w:r w:rsidRPr="008D4329">
        <w:rPr>
          <w:rFonts w:ascii="Candara" w:hAnsi="Candara"/>
          <w:sz w:val="24"/>
          <w:szCs w:val="24"/>
        </w:rPr>
        <w:tab/>
      </w:r>
    </w:p>
    <w:p w14:paraId="175CA500" w14:textId="77777777" w:rsidR="009D0237" w:rsidRPr="008D4329" w:rsidRDefault="009D0237" w:rsidP="009D0237">
      <w:pPr>
        <w:pStyle w:val="Heading1"/>
        <w:numPr>
          <w:ilvl w:val="0"/>
          <w:numId w:val="1"/>
        </w:numPr>
        <w:tabs>
          <w:tab w:val="num" w:pos="360"/>
        </w:tabs>
        <w:ind w:left="0" w:firstLine="0"/>
        <w:jc w:val="both"/>
        <w:rPr>
          <w:rFonts w:ascii="Candara" w:hAnsi="Candara"/>
          <w:sz w:val="24"/>
          <w:szCs w:val="24"/>
        </w:rPr>
      </w:pPr>
      <w:r w:rsidRPr="008D4329">
        <w:rPr>
          <w:rFonts w:ascii="Candara" w:hAnsi="Candara"/>
          <w:sz w:val="24"/>
          <w:szCs w:val="24"/>
        </w:rPr>
        <w:lastRenderedPageBreak/>
        <w:t>Executive Summary</w:t>
      </w:r>
    </w:p>
    <w:p w14:paraId="5832B110" w14:textId="77777777" w:rsidR="009D0237" w:rsidRPr="008D4329" w:rsidRDefault="009D0237" w:rsidP="009D0237">
      <w:pPr>
        <w:jc w:val="both"/>
        <w:rPr>
          <w:rFonts w:ascii="Candara" w:hAnsi="Candara"/>
          <w:sz w:val="24"/>
          <w:szCs w:val="24"/>
        </w:rPr>
      </w:pPr>
    </w:p>
    <w:p w14:paraId="2BBF9844" w14:textId="77777777" w:rsidR="009D0237" w:rsidRPr="00BF52A2" w:rsidRDefault="009D0237" w:rsidP="009D0237">
      <w:pPr>
        <w:jc w:val="both"/>
        <w:rPr>
          <w:rFonts w:ascii="Candara" w:hAnsi="Candara"/>
          <w:sz w:val="24"/>
          <w:szCs w:val="24"/>
        </w:rPr>
      </w:pPr>
      <w:r w:rsidRPr="00BF52A2">
        <w:rPr>
          <w:rFonts w:ascii="Candara" w:hAnsi="Candara"/>
          <w:sz w:val="24"/>
          <w:szCs w:val="24"/>
        </w:rPr>
        <w:t>Facilitating community gender norms sessions is important in enhancing gender discourse among community members. Gender norms sessions are beneficial in facilitating the exploration of interrelationships between gender, child protection and HIV while also supporting individual, family and community level action plans to mitigate the impact of negative gender norms.</w:t>
      </w:r>
    </w:p>
    <w:p w14:paraId="7041404B" w14:textId="77777777" w:rsidR="009D0237" w:rsidRPr="00BF52A2" w:rsidRDefault="009D0237" w:rsidP="009D0237">
      <w:pPr>
        <w:jc w:val="both"/>
        <w:rPr>
          <w:rFonts w:ascii="Candara" w:hAnsi="Candara"/>
          <w:sz w:val="24"/>
          <w:szCs w:val="24"/>
        </w:rPr>
      </w:pPr>
      <w:r w:rsidRPr="00BF52A2">
        <w:rPr>
          <w:rFonts w:ascii="Candara" w:hAnsi="Candara"/>
          <w:sz w:val="24"/>
          <w:szCs w:val="24"/>
        </w:rPr>
        <w:t>The gender norms discussions focused on the following topics:</w:t>
      </w:r>
    </w:p>
    <w:p w14:paraId="124C640D" w14:textId="77777777" w:rsidR="009D0237" w:rsidRPr="00BF52A2" w:rsidRDefault="009D0237" w:rsidP="009D0237">
      <w:pPr>
        <w:pStyle w:val="ListParagraph"/>
        <w:numPr>
          <w:ilvl w:val="0"/>
          <w:numId w:val="5"/>
        </w:numPr>
        <w:jc w:val="both"/>
        <w:rPr>
          <w:rFonts w:ascii="Candara" w:hAnsi="Candara"/>
          <w:sz w:val="24"/>
          <w:szCs w:val="24"/>
        </w:rPr>
      </w:pPr>
      <w:r w:rsidRPr="00BF52A2">
        <w:rPr>
          <w:rFonts w:ascii="Candara" w:hAnsi="Candara"/>
          <w:sz w:val="24"/>
          <w:szCs w:val="24"/>
        </w:rPr>
        <w:t>Gender and sex.</w:t>
      </w:r>
    </w:p>
    <w:p w14:paraId="17A7024B" w14:textId="3BF550C3" w:rsidR="009D0237" w:rsidRPr="00BF52A2" w:rsidRDefault="009D0237" w:rsidP="009D0237">
      <w:pPr>
        <w:pStyle w:val="ListParagraph"/>
        <w:numPr>
          <w:ilvl w:val="0"/>
          <w:numId w:val="5"/>
        </w:numPr>
        <w:jc w:val="both"/>
        <w:rPr>
          <w:rFonts w:ascii="Candara" w:hAnsi="Candara"/>
          <w:sz w:val="24"/>
          <w:szCs w:val="24"/>
        </w:rPr>
      </w:pPr>
      <w:r>
        <w:rPr>
          <w:rFonts w:ascii="Candara" w:hAnsi="Candara"/>
          <w:sz w:val="24"/>
          <w:szCs w:val="24"/>
        </w:rPr>
        <w:t>Female Child Education</w:t>
      </w:r>
    </w:p>
    <w:p w14:paraId="7D0FBA3B" w14:textId="77777777" w:rsidR="009D0237" w:rsidRPr="00BF52A2" w:rsidRDefault="009D0237" w:rsidP="009D0237">
      <w:pPr>
        <w:pStyle w:val="ListParagraph"/>
        <w:numPr>
          <w:ilvl w:val="0"/>
          <w:numId w:val="5"/>
        </w:numPr>
        <w:jc w:val="both"/>
        <w:rPr>
          <w:rFonts w:ascii="Candara" w:hAnsi="Candara"/>
          <w:sz w:val="24"/>
          <w:szCs w:val="24"/>
        </w:rPr>
      </w:pPr>
      <w:r w:rsidRPr="00BF52A2">
        <w:rPr>
          <w:rFonts w:ascii="Candara" w:hAnsi="Candara"/>
          <w:sz w:val="24"/>
          <w:szCs w:val="24"/>
        </w:rPr>
        <w:t>Gender based violence.</w:t>
      </w:r>
    </w:p>
    <w:p w14:paraId="5F68521B" w14:textId="77777777" w:rsidR="009D0237" w:rsidRPr="00BF52A2" w:rsidRDefault="009D0237" w:rsidP="009D0237">
      <w:pPr>
        <w:pStyle w:val="ListParagraph"/>
        <w:numPr>
          <w:ilvl w:val="0"/>
          <w:numId w:val="5"/>
        </w:numPr>
        <w:jc w:val="both"/>
        <w:rPr>
          <w:rFonts w:ascii="Candara" w:hAnsi="Candara"/>
          <w:sz w:val="24"/>
          <w:szCs w:val="24"/>
        </w:rPr>
      </w:pPr>
      <w:r w:rsidRPr="00BF52A2">
        <w:rPr>
          <w:rFonts w:ascii="Candara" w:hAnsi="Candara"/>
          <w:sz w:val="24"/>
          <w:szCs w:val="24"/>
        </w:rPr>
        <w:t>Gender and child protection.</w:t>
      </w:r>
    </w:p>
    <w:p w14:paraId="4022CC92" w14:textId="77777777" w:rsidR="009D0237" w:rsidRPr="00BF52A2" w:rsidRDefault="009D0237" w:rsidP="009D0237">
      <w:pPr>
        <w:pStyle w:val="ListParagraph"/>
        <w:numPr>
          <w:ilvl w:val="0"/>
          <w:numId w:val="5"/>
        </w:numPr>
        <w:jc w:val="both"/>
        <w:rPr>
          <w:rFonts w:ascii="Candara" w:hAnsi="Candara"/>
          <w:sz w:val="24"/>
          <w:szCs w:val="24"/>
        </w:rPr>
      </w:pPr>
      <w:r w:rsidRPr="00BF52A2">
        <w:rPr>
          <w:rFonts w:ascii="Candara" w:hAnsi="Candara"/>
          <w:sz w:val="24"/>
          <w:szCs w:val="24"/>
        </w:rPr>
        <w:t>Male involvement and women empowerment.</w:t>
      </w:r>
    </w:p>
    <w:p w14:paraId="120ED30F" w14:textId="77777777" w:rsidR="009D0237" w:rsidRPr="00BF52A2" w:rsidRDefault="009D0237" w:rsidP="009D0237">
      <w:pPr>
        <w:pStyle w:val="ListParagraph"/>
        <w:numPr>
          <w:ilvl w:val="0"/>
          <w:numId w:val="5"/>
        </w:numPr>
        <w:jc w:val="both"/>
        <w:rPr>
          <w:rFonts w:ascii="Candara" w:hAnsi="Candara"/>
          <w:sz w:val="24"/>
          <w:szCs w:val="24"/>
        </w:rPr>
      </w:pPr>
      <w:r w:rsidRPr="00BF52A2">
        <w:rPr>
          <w:rFonts w:ascii="Candara" w:hAnsi="Candara"/>
          <w:sz w:val="24"/>
          <w:szCs w:val="24"/>
        </w:rPr>
        <w:t>Sexual and reproductive health education for Adolescents.</w:t>
      </w:r>
    </w:p>
    <w:p w14:paraId="5DC3AE01" w14:textId="77777777" w:rsidR="009D0237" w:rsidRPr="00BF52A2" w:rsidRDefault="009D0237" w:rsidP="009D0237">
      <w:pPr>
        <w:jc w:val="both"/>
        <w:rPr>
          <w:rFonts w:ascii="Candara" w:hAnsi="Candara"/>
          <w:sz w:val="24"/>
          <w:szCs w:val="24"/>
        </w:rPr>
      </w:pPr>
      <w:r w:rsidRPr="00BF52A2">
        <w:rPr>
          <w:rFonts w:ascii="Candara" w:hAnsi="Candara"/>
          <w:sz w:val="24"/>
          <w:szCs w:val="24"/>
        </w:rPr>
        <w:t xml:space="preserve">The discussion was delivered in 10 sessions for parents/caregivers (sessions 1 – 10) and for youths/adolescents aged 10 – 17 years (sessions 1 – 8; 11 – </w:t>
      </w:r>
      <w:r>
        <w:rPr>
          <w:rFonts w:ascii="Candara" w:hAnsi="Candara"/>
          <w:sz w:val="24"/>
          <w:szCs w:val="24"/>
        </w:rPr>
        <w:t>20</w:t>
      </w:r>
      <w:r w:rsidRPr="00BF52A2">
        <w:rPr>
          <w:rFonts w:ascii="Candara" w:hAnsi="Candara"/>
          <w:sz w:val="24"/>
          <w:szCs w:val="24"/>
        </w:rPr>
        <w:t>) with clear illustrations shown to the participants during the group discussions.</w:t>
      </w:r>
    </w:p>
    <w:p w14:paraId="36F7481C" w14:textId="4FDA6D42" w:rsidR="009D0237" w:rsidRPr="00BF52A2" w:rsidRDefault="009D0237" w:rsidP="009D0237">
      <w:pPr>
        <w:jc w:val="both"/>
        <w:rPr>
          <w:rFonts w:ascii="Candara" w:hAnsi="Candara"/>
          <w:sz w:val="24"/>
          <w:szCs w:val="24"/>
        </w:rPr>
      </w:pPr>
      <w:r w:rsidRPr="00BF52A2">
        <w:rPr>
          <w:rFonts w:ascii="Candara" w:hAnsi="Candara"/>
          <w:sz w:val="24"/>
          <w:szCs w:val="24"/>
        </w:rPr>
        <w:t xml:space="preserve">In </w:t>
      </w:r>
      <w:r>
        <w:rPr>
          <w:rFonts w:ascii="Candara" w:hAnsi="Candara"/>
          <w:sz w:val="24"/>
          <w:szCs w:val="24"/>
        </w:rPr>
        <w:t>MARCH</w:t>
      </w:r>
      <w:r w:rsidRPr="00BF52A2">
        <w:rPr>
          <w:rFonts w:ascii="Candara" w:hAnsi="Candara"/>
          <w:sz w:val="24"/>
          <w:szCs w:val="24"/>
        </w:rPr>
        <w:t xml:space="preserve"> </w:t>
      </w:r>
      <w:r>
        <w:rPr>
          <w:rFonts w:ascii="Candara" w:hAnsi="Candara"/>
          <w:sz w:val="24"/>
          <w:szCs w:val="24"/>
        </w:rPr>
        <w:t>2022</w:t>
      </w:r>
      <w:r w:rsidRPr="00BF52A2">
        <w:rPr>
          <w:rFonts w:ascii="Candara" w:hAnsi="Candara"/>
          <w:sz w:val="24"/>
          <w:szCs w:val="24"/>
        </w:rPr>
        <w:t xml:space="preserve">, </w:t>
      </w:r>
      <w:r w:rsidRPr="00BF52A2">
        <w:rPr>
          <w:rFonts w:ascii="Candara" w:hAnsi="Candara"/>
          <w:b/>
          <w:bCs/>
          <w:sz w:val="24"/>
          <w:szCs w:val="24"/>
        </w:rPr>
        <w:t>1</w:t>
      </w:r>
      <w:r>
        <w:rPr>
          <w:rFonts w:ascii="Candara" w:hAnsi="Candara"/>
          <w:b/>
          <w:bCs/>
          <w:sz w:val="24"/>
          <w:szCs w:val="24"/>
        </w:rPr>
        <w:t>0</w:t>
      </w:r>
      <w:r w:rsidR="00211EED">
        <w:rPr>
          <w:rFonts w:ascii="Candara" w:hAnsi="Candara"/>
          <w:b/>
          <w:bCs/>
          <w:sz w:val="24"/>
          <w:szCs w:val="24"/>
        </w:rPr>
        <w:t>92</w:t>
      </w:r>
      <w:r w:rsidRPr="00BF52A2">
        <w:rPr>
          <w:rFonts w:ascii="Candara" w:hAnsi="Candara"/>
          <w:b/>
          <w:bCs/>
          <w:sz w:val="24"/>
          <w:szCs w:val="24"/>
        </w:rPr>
        <w:t xml:space="preserve"> </w:t>
      </w:r>
      <w:r w:rsidRPr="00BF52A2">
        <w:rPr>
          <w:rFonts w:ascii="Candara" w:hAnsi="Candara"/>
          <w:sz w:val="24"/>
          <w:szCs w:val="24"/>
        </w:rPr>
        <w:t>participants were reached with these gender norms discussions in Okobo, Udung Uko, Urueoffong Oruko</w:t>
      </w:r>
      <w:r>
        <w:rPr>
          <w:rFonts w:ascii="Candara" w:hAnsi="Candara"/>
          <w:sz w:val="24"/>
          <w:szCs w:val="24"/>
        </w:rPr>
        <w:t xml:space="preserve"> and</w:t>
      </w:r>
      <w:r w:rsidRPr="00BF52A2">
        <w:rPr>
          <w:rFonts w:ascii="Candara" w:hAnsi="Candara"/>
          <w:sz w:val="24"/>
          <w:szCs w:val="24"/>
        </w:rPr>
        <w:t xml:space="preserve"> Mbo LGAs of Akwa Ibom State. These f</w:t>
      </w:r>
      <w:r>
        <w:rPr>
          <w:rFonts w:ascii="Candara" w:hAnsi="Candara"/>
          <w:sz w:val="24"/>
          <w:szCs w:val="24"/>
        </w:rPr>
        <w:t>our</w:t>
      </w:r>
      <w:r w:rsidRPr="00BF52A2">
        <w:rPr>
          <w:rFonts w:ascii="Candara" w:hAnsi="Candara"/>
          <w:sz w:val="24"/>
          <w:szCs w:val="24"/>
        </w:rPr>
        <w:t xml:space="preserve"> (</w:t>
      </w:r>
      <w:r>
        <w:rPr>
          <w:rFonts w:ascii="Candara" w:hAnsi="Candara"/>
          <w:sz w:val="24"/>
          <w:szCs w:val="24"/>
        </w:rPr>
        <w:t>4</w:t>
      </w:r>
      <w:r w:rsidRPr="00BF52A2">
        <w:rPr>
          <w:rFonts w:ascii="Candara" w:hAnsi="Candara"/>
          <w:sz w:val="24"/>
          <w:szCs w:val="24"/>
        </w:rPr>
        <w:t>) LGAs are AWANDECs LGAs of ICHSSA 1 project impl</w:t>
      </w:r>
      <w:r>
        <w:rPr>
          <w:rFonts w:ascii="Candara" w:hAnsi="Candara"/>
          <w:sz w:val="24"/>
          <w:szCs w:val="24"/>
        </w:rPr>
        <w:t>emen</w:t>
      </w:r>
      <w:r w:rsidRPr="00BF52A2">
        <w:rPr>
          <w:rFonts w:ascii="Candara" w:hAnsi="Candara"/>
          <w:sz w:val="24"/>
          <w:szCs w:val="24"/>
        </w:rPr>
        <w:t xml:space="preserve">tation. </w:t>
      </w:r>
    </w:p>
    <w:p w14:paraId="47963BA7" w14:textId="77777777" w:rsidR="009D0237" w:rsidRPr="00BF52A2" w:rsidRDefault="009D0237" w:rsidP="009D0237">
      <w:pPr>
        <w:pStyle w:val="Heading2"/>
        <w:numPr>
          <w:ilvl w:val="1"/>
          <w:numId w:val="1"/>
        </w:numPr>
        <w:tabs>
          <w:tab w:val="num" w:pos="360"/>
        </w:tabs>
        <w:ind w:left="0" w:firstLine="0"/>
        <w:jc w:val="both"/>
        <w:rPr>
          <w:rFonts w:ascii="Candara" w:hAnsi="Candara"/>
          <w:szCs w:val="24"/>
        </w:rPr>
      </w:pPr>
      <w:r w:rsidRPr="00BF52A2">
        <w:rPr>
          <w:rFonts w:ascii="Candara" w:hAnsi="Candara"/>
          <w:szCs w:val="24"/>
        </w:rPr>
        <w:t xml:space="preserve">Summary of Key activities </w:t>
      </w:r>
    </w:p>
    <w:p w14:paraId="697B5B91" w14:textId="77777777" w:rsidR="009D0237" w:rsidRPr="00BF52A2" w:rsidRDefault="009D0237" w:rsidP="009D0237">
      <w:pPr>
        <w:pStyle w:val="ListParagraph"/>
        <w:ind w:left="1440"/>
        <w:jc w:val="both"/>
        <w:rPr>
          <w:rFonts w:ascii="Candara" w:hAnsi="Candara"/>
          <w:sz w:val="24"/>
          <w:szCs w:val="24"/>
        </w:rPr>
      </w:pPr>
    </w:p>
    <w:p w14:paraId="3C74CB14" w14:textId="65904376" w:rsidR="009D0237" w:rsidRPr="00BF52A2" w:rsidRDefault="009D0237" w:rsidP="009D0237">
      <w:pPr>
        <w:pStyle w:val="ListParagraph"/>
        <w:numPr>
          <w:ilvl w:val="0"/>
          <w:numId w:val="4"/>
        </w:numPr>
        <w:ind w:left="284"/>
        <w:jc w:val="both"/>
        <w:rPr>
          <w:rFonts w:ascii="Candara" w:hAnsi="Candara"/>
          <w:sz w:val="24"/>
          <w:szCs w:val="24"/>
        </w:rPr>
      </w:pPr>
      <w:r w:rsidRPr="00BF52A2">
        <w:rPr>
          <w:rFonts w:ascii="Candara" w:hAnsi="Candara"/>
          <w:sz w:val="24"/>
          <w:szCs w:val="24"/>
        </w:rPr>
        <w:t>The communit</w:t>
      </w:r>
      <w:r>
        <w:rPr>
          <w:rFonts w:ascii="Candara" w:hAnsi="Candara"/>
          <w:sz w:val="24"/>
          <w:szCs w:val="24"/>
        </w:rPr>
        <w:t>y</w:t>
      </w:r>
      <w:r w:rsidRPr="00BF52A2">
        <w:rPr>
          <w:rFonts w:ascii="Candara" w:hAnsi="Candara"/>
          <w:sz w:val="24"/>
          <w:szCs w:val="24"/>
        </w:rPr>
        <w:t>-based gender</w:t>
      </w:r>
      <w:r>
        <w:rPr>
          <w:rFonts w:ascii="Candara" w:hAnsi="Candara"/>
          <w:sz w:val="24"/>
          <w:szCs w:val="24"/>
        </w:rPr>
        <w:t xml:space="preserve"> </w:t>
      </w:r>
      <w:r w:rsidRPr="00BF52A2">
        <w:rPr>
          <w:rFonts w:ascii="Candara" w:hAnsi="Candara"/>
          <w:sz w:val="24"/>
          <w:szCs w:val="24"/>
        </w:rPr>
        <w:t xml:space="preserve">Norms sessions took place in </w:t>
      </w:r>
      <w:r>
        <w:rPr>
          <w:rFonts w:ascii="Candara" w:hAnsi="Candara"/>
          <w:sz w:val="24"/>
          <w:szCs w:val="24"/>
        </w:rPr>
        <w:t>1</w:t>
      </w:r>
      <w:r w:rsidR="00961BF0">
        <w:rPr>
          <w:rFonts w:ascii="Candara" w:hAnsi="Candara"/>
          <w:sz w:val="24"/>
          <w:szCs w:val="24"/>
        </w:rPr>
        <w:t>5</w:t>
      </w:r>
      <w:r w:rsidRPr="00BF52A2">
        <w:rPr>
          <w:rFonts w:ascii="Candara" w:hAnsi="Candara"/>
          <w:sz w:val="24"/>
          <w:szCs w:val="24"/>
        </w:rPr>
        <w:t xml:space="preserve"> communities across AWANDECs f</w:t>
      </w:r>
      <w:r>
        <w:rPr>
          <w:rFonts w:ascii="Candara" w:hAnsi="Candara"/>
          <w:sz w:val="24"/>
          <w:szCs w:val="24"/>
        </w:rPr>
        <w:t>our</w:t>
      </w:r>
      <w:r w:rsidRPr="00BF52A2">
        <w:rPr>
          <w:rFonts w:ascii="Candara" w:hAnsi="Candara"/>
          <w:sz w:val="24"/>
          <w:szCs w:val="24"/>
        </w:rPr>
        <w:t xml:space="preserve"> (</w:t>
      </w:r>
      <w:r>
        <w:rPr>
          <w:rFonts w:ascii="Candara" w:hAnsi="Candara"/>
          <w:sz w:val="24"/>
          <w:szCs w:val="24"/>
        </w:rPr>
        <w:t>4</w:t>
      </w:r>
      <w:r w:rsidRPr="00BF52A2">
        <w:rPr>
          <w:rFonts w:ascii="Candara" w:hAnsi="Candara"/>
          <w:sz w:val="24"/>
          <w:szCs w:val="24"/>
        </w:rPr>
        <w:t xml:space="preserve">) LGAs of The ICHSSA 1 project </w:t>
      </w:r>
      <w:r>
        <w:rPr>
          <w:rFonts w:ascii="Candara" w:hAnsi="Candara"/>
          <w:sz w:val="24"/>
          <w:szCs w:val="24"/>
        </w:rPr>
        <w:t>Implementation</w:t>
      </w:r>
      <w:r w:rsidRPr="00BF52A2">
        <w:rPr>
          <w:rFonts w:ascii="Candara" w:hAnsi="Candara"/>
          <w:sz w:val="24"/>
          <w:szCs w:val="24"/>
        </w:rPr>
        <w:t xml:space="preserve"> namely; Okobo, Udung Uko, Urueoffong Oruko</w:t>
      </w:r>
      <w:r>
        <w:rPr>
          <w:rFonts w:ascii="Candara" w:hAnsi="Candara"/>
          <w:sz w:val="24"/>
          <w:szCs w:val="24"/>
        </w:rPr>
        <w:t xml:space="preserve"> and </w:t>
      </w:r>
      <w:r w:rsidRPr="00BF52A2">
        <w:rPr>
          <w:rFonts w:ascii="Candara" w:hAnsi="Candara"/>
          <w:sz w:val="24"/>
          <w:szCs w:val="24"/>
        </w:rPr>
        <w:t>Mbo LGAs.</w:t>
      </w:r>
    </w:p>
    <w:p w14:paraId="679F8C57" w14:textId="77777777" w:rsidR="009D0237" w:rsidRPr="00BF52A2" w:rsidRDefault="009D0237" w:rsidP="009D0237">
      <w:pPr>
        <w:pStyle w:val="ListParagraph"/>
        <w:numPr>
          <w:ilvl w:val="0"/>
          <w:numId w:val="4"/>
        </w:numPr>
        <w:ind w:left="284"/>
        <w:jc w:val="both"/>
        <w:rPr>
          <w:rFonts w:ascii="Candara" w:hAnsi="Candara"/>
          <w:sz w:val="24"/>
          <w:szCs w:val="24"/>
        </w:rPr>
      </w:pPr>
      <w:r>
        <w:rPr>
          <w:rFonts w:ascii="Candara" w:hAnsi="Candara"/>
          <w:sz w:val="24"/>
          <w:szCs w:val="24"/>
        </w:rPr>
        <w:t>16</w:t>
      </w:r>
      <w:r w:rsidRPr="00BF52A2">
        <w:rPr>
          <w:rFonts w:ascii="Candara" w:hAnsi="Candara"/>
          <w:sz w:val="24"/>
          <w:szCs w:val="24"/>
        </w:rPr>
        <w:t xml:space="preserve"> facilitators conducted and completed 10 gender norms sessions for participants.</w:t>
      </w:r>
    </w:p>
    <w:p w14:paraId="6ED7C9C8" w14:textId="65B29E7E" w:rsidR="009D0237" w:rsidRPr="00BF52A2" w:rsidRDefault="009D0237" w:rsidP="009D0237">
      <w:pPr>
        <w:pStyle w:val="ListParagraph"/>
        <w:numPr>
          <w:ilvl w:val="0"/>
          <w:numId w:val="4"/>
        </w:numPr>
        <w:ind w:left="284"/>
        <w:jc w:val="both"/>
        <w:rPr>
          <w:rFonts w:ascii="Candara" w:hAnsi="Candara"/>
          <w:sz w:val="24"/>
          <w:szCs w:val="24"/>
        </w:rPr>
      </w:pPr>
      <w:r w:rsidRPr="00BF52A2">
        <w:rPr>
          <w:rFonts w:ascii="Candara" w:hAnsi="Candara"/>
          <w:sz w:val="24"/>
          <w:szCs w:val="24"/>
        </w:rPr>
        <w:t>A total of 1</w:t>
      </w:r>
      <w:r>
        <w:rPr>
          <w:rFonts w:ascii="Candara" w:hAnsi="Candara"/>
          <w:sz w:val="24"/>
          <w:szCs w:val="24"/>
        </w:rPr>
        <w:t>0</w:t>
      </w:r>
      <w:r w:rsidR="006C1522">
        <w:rPr>
          <w:rFonts w:ascii="Candara" w:hAnsi="Candara"/>
          <w:sz w:val="24"/>
          <w:szCs w:val="24"/>
        </w:rPr>
        <w:t>92</w:t>
      </w:r>
      <w:r w:rsidRPr="00BF52A2">
        <w:rPr>
          <w:rFonts w:ascii="Candara" w:hAnsi="Candara"/>
          <w:sz w:val="24"/>
          <w:szCs w:val="24"/>
        </w:rPr>
        <w:t xml:space="preserve"> </w:t>
      </w:r>
      <w:r w:rsidRPr="00BF52A2">
        <w:rPr>
          <w:rFonts w:ascii="Candara" w:hAnsi="Candara"/>
          <w:sz w:val="24"/>
          <w:szCs w:val="24"/>
          <w:lang w:val="en-GB"/>
        </w:rPr>
        <w:t>(</w:t>
      </w:r>
      <w:r w:rsidR="006C1522">
        <w:rPr>
          <w:rFonts w:ascii="Candara" w:hAnsi="Candara" w:cs="Calibri"/>
          <w:color w:val="000000"/>
          <w:sz w:val="24"/>
          <w:szCs w:val="24"/>
          <w:lang w:bidi="ar-SA"/>
        </w:rPr>
        <w:t>385</w:t>
      </w:r>
      <w:r w:rsidRPr="00BF52A2">
        <w:rPr>
          <w:rFonts w:ascii="Candara" w:hAnsi="Candara" w:cs="Calibri"/>
          <w:color w:val="000000"/>
          <w:sz w:val="24"/>
          <w:szCs w:val="24"/>
          <w:lang w:bidi="ar-SA"/>
        </w:rPr>
        <w:t xml:space="preserve"> </w:t>
      </w:r>
      <w:r w:rsidRPr="00BF52A2">
        <w:rPr>
          <w:rFonts w:ascii="Candara" w:hAnsi="Candara"/>
          <w:sz w:val="24"/>
          <w:szCs w:val="24"/>
          <w:lang w:val="en-GB"/>
        </w:rPr>
        <w:t>M</w:t>
      </w:r>
      <w:r w:rsidR="006C1522">
        <w:rPr>
          <w:rFonts w:ascii="Candara" w:hAnsi="Candara"/>
          <w:sz w:val="24"/>
          <w:szCs w:val="24"/>
          <w:lang w:val="en-GB"/>
        </w:rPr>
        <w:t xml:space="preserve">, 707 </w:t>
      </w:r>
      <w:r w:rsidRPr="00BF52A2">
        <w:rPr>
          <w:rFonts w:ascii="Candara" w:hAnsi="Candara"/>
          <w:sz w:val="24"/>
          <w:szCs w:val="24"/>
          <w:lang w:val="en-GB"/>
        </w:rPr>
        <w:t xml:space="preserve">F) </w:t>
      </w:r>
      <w:r w:rsidRPr="00BF52A2">
        <w:rPr>
          <w:rFonts w:ascii="Candara" w:hAnsi="Candara"/>
          <w:sz w:val="24"/>
          <w:szCs w:val="24"/>
        </w:rPr>
        <w:t xml:space="preserve">participants were reached with gender norms discussions in the month of </w:t>
      </w:r>
      <w:r>
        <w:rPr>
          <w:rFonts w:ascii="Candara" w:hAnsi="Candara"/>
          <w:sz w:val="24"/>
          <w:szCs w:val="24"/>
        </w:rPr>
        <w:t>MARCH</w:t>
      </w:r>
      <w:r w:rsidRPr="00BF52A2">
        <w:rPr>
          <w:rFonts w:ascii="Candara" w:hAnsi="Candara"/>
          <w:sz w:val="24"/>
          <w:szCs w:val="24"/>
        </w:rPr>
        <w:t xml:space="preserve">, </w:t>
      </w:r>
      <w:r>
        <w:rPr>
          <w:rFonts w:ascii="Candara" w:hAnsi="Candara"/>
          <w:sz w:val="24"/>
          <w:szCs w:val="24"/>
        </w:rPr>
        <w:t>2022</w:t>
      </w:r>
    </w:p>
    <w:p w14:paraId="6764F83D" w14:textId="77777777" w:rsidR="009D0237" w:rsidRPr="00BF52A2" w:rsidRDefault="009D0237" w:rsidP="009D0237">
      <w:pPr>
        <w:pStyle w:val="ListParagraph"/>
        <w:numPr>
          <w:ilvl w:val="0"/>
          <w:numId w:val="4"/>
        </w:numPr>
        <w:ind w:left="284"/>
        <w:jc w:val="both"/>
        <w:rPr>
          <w:rFonts w:ascii="Candara" w:hAnsi="Candara"/>
          <w:sz w:val="24"/>
          <w:szCs w:val="24"/>
        </w:rPr>
      </w:pPr>
      <w:r w:rsidRPr="00BF52A2">
        <w:rPr>
          <w:rFonts w:ascii="Candara" w:hAnsi="Candara"/>
          <w:sz w:val="24"/>
          <w:szCs w:val="24"/>
        </w:rPr>
        <w:t xml:space="preserve">The sessions were held in the following venues and on the following dates: </w:t>
      </w:r>
    </w:p>
    <w:p w14:paraId="27941C4C" w14:textId="61EF70AE" w:rsidR="009D0237" w:rsidRPr="00BF52A2" w:rsidRDefault="009D0237" w:rsidP="009D0237">
      <w:pPr>
        <w:pStyle w:val="ListParagraph"/>
        <w:numPr>
          <w:ilvl w:val="0"/>
          <w:numId w:val="6"/>
        </w:numPr>
        <w:jc w:val="both"/>
        <w:rPr>
          <w:rFonts w:ascii="Candara" w:hAnsi="Candara"/>
          <w:sz w:val="20"/>
          <w:szCs w:val="20"/>
        </w:rPr>
      </w:pPr>
      <w:r w:rsidRPr="00BF52A2">
        <w:rPr>
          <w:rFonts w:ascii="Candara" w:hAnsi="Candara"/>
          <w:sz w:val="20"/>
          <w:szCs w:val="20"/>
        </w:rPr>
        <w:t>Compound close to Mt. Zion Church, Urue Ita, Okobo (</w:t>
      </w:r>
      <w:r>
        <w:rPr>
          <w:rFonts w:ascii="Candara" w:hAnsi="Candara"/>
          <w:sz w:val="20"/>
          <w:szCs w:val="20"/>
        </w:rPr>
        <w:t>18</w:t>
      </w:r>
      <w:r w:rsidRPr="00BF52A2">
        <w:rPr>
          <w:rFonts w:ascii="Candara" w:hAnsi="Candara"/>
          <w:sz w:val="20"/>
          <w:szCs w:val="20"/>
          <w:vertAlign w:val="superscript"/>
        </w:rPr>
        <w:t>th</w:t>
      </w:r>
      <w:r w:rsidRPr="00BF52A2">
        <w:rPr>
          <w:rFonts w:ascii="Candara" w:hAnsi="Candara"/>
          <w:sz w:val="20"/>
          <w:szCs w:val="20"/>
        </w:rPr>
        <w:t xml:space="preserve"> – </w:t>
      </w:r>
      <w:r>
        <w:rPr>
          <w:rFonts w:ascii="Candara" w:hAnsi="Candara"/>
          <w:sz w:val="20"/>
          <w:szCs w:val="20"/>
        </w:rPr>
        <w:t>20</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780E44CE" w14:textId="7EE0F5E9" w:rsidR="009D0237" w:rsidRPr="00BF52A2" w:rsidRDefault="009D0237" w:rsidP="009D0237">
      <w:pPr>
        <w:pStyle w:val="ListParagraph"/>
        <w:numPr>
          <w:ilvl w:val="0"/>
          <w:numId w:val="6"/>
        </w:numPr>
        <w:jc w:val="both"/>
        <w:rPr>
          <w:rFonts w:ascii="Candara" w:hAnsi="Candara"/>
          <w:sz w:val="20"/>
          <w:szCs w:val="20"/>
        </w:rPr>
      </w:pPr>
      <w:r>
        <w:rPr>
          <w:rFonts w:ascii="Candara" w:hAnsi="Candara"/>
          <w:sz w:val="20"/>
          <w:szCs w:val="20"/>
        </w:rPr>
        <w:t xml:space="preserve">Amadung </w:t>
      </w:r>
      <w:r w:rsidRPr="00BF52A2">
        <w:rPr>
          <w:rFonts w:ascii="Candara" w:hAnsi="Candara"/>
          <w:sz w:val="20"/>
          <w:szCs w:val="20"/>
        </w:rPr>
        <w:t>community, Urue offong Oruko (</w:t>
      </w:r>
      <w:r>
        <w:rPr>
          <w:rFonts w:ascii="Candara" w:hAnsi="Candara"/>
          <w:sz w:val="20"/>
          <w:szCs w:val="20"/>
        </w:rPr>
        <w:t>21</w:t>
      </w:r>
      <w:r w:rsidRPr="00BF52A2">
        <w:rPr>
          <w:rFonts w:ascii="Candara" w:hAnsi="Candara"/>
          <w:sz w:val="20"/>
          <w:szCs w:val="20"/>
          <w:vertAlign w:val="superscript"/>
        </w:rPr>
        <w:t>th</w:t>
      </w:r>
      <w:r w:rsidRPr="00BF52A2">
        <w:rPr>
          <w:rFonts w:ascii="Candara" w:hAnsi="Candara"/>
          <w:sz w:val="20"/>
          <w:szCs w:val="20"/>
        </w:rPr>
        <w:t xml:space="preserve"> – </w:t>
      </w:r>
      <w:r>
        <w:rPr>
          <w:rFonts w:ascii="Candara" w:hAnsi="Candara"/>
          <w:sz w:val="20"/>
          <w:szCs w:val="20"/>
        </w:rPr>
        <w:t>22</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567291B0" w14:textId="7FE40B44" w:rsidR="009D0237" w:rsidRPr="00D9767E" w:rsidRDefault="00E2740A" w:rsidP="009D0237">
      <w:pPr>
        <w:pStyle w:val="ListParagraph"/>
        <w:numPr>
          <w:ilvl w:val="0"/>
          <w:numId w:val="6"/>
        </w:numPr>
        <w:jc w:val="both"/>
        <w:rPr>
          <w:rFonts w:ascii="Candara" w:hAnsi="Candara"/>
          <w:sz w:val="20"/>
          <w:szCs w:val="20"/>
        </w:rPr>
      </w:pPr>
      <w:r>
        <w:rPr>
          <w:rFonts w:ascii="Candara" w:hAnsi="Candara"/>
          <w:sz w:val="20"/>
          <w:szCs w:val="20"/>
        </w:rPr>
        <w:t>Anglican Church</w:t>
      </w:r>
      <w:r w:rsidR="009D0237" w:rsidRPr="00BF52A2">
        <w:rPr>
          <w:rFonts w:ascii="Candara" w:hAnsi="Candara"/>
          <w:sz w:val="20"/>
          <w:szCs w:val="20"/>
        </w:rPr>
        <w:t xml:space="preserve"> Ibiakpan Nung Atai, Okobo (</w:t>
      </w:r>
      <w:r w:rsidR="009D0237">
        <w:rPr>
          <w:rFonts w:ascii="Candara" w:hAnsi="Candara"/>
          <w:sz w:val="20"/>
          <w:szCs w:val="20"/>
        </w:rPr>
        <w:t>18</w:t>
      </w:r>
      <w:r w:rsidR="009D0237" w:rsidRPr="00BF52A2">
        <w:rPr>
          <w:rFonts w:ascii="Candara" w:hAnsi="Candara"/>
          <w:sz w:val="20"/>
          <w:szCs w:val="20"/>
          <w:vertAlign w:val="superscript"/>
        </w:rPr>
        <w:t>th</w:t>
      </w:r>
      <w:r w:rsidR="009D0237" w:rsidRPr="00BF52A2">
        <w:rPr>
          <w:rFonts w:ascii="Candara" w:hAnsi="Candara"/>
          <w:sz w:val="20"/>
          <w:szCs w:val="20"/>
        </w:rPr>
        <w:t xml:space="preserve"> – </w:t>
      </w:r>
      <w:r w:rsidR="009D0237">
        <w:rPr>
          <w:rFonts w:ascii="Candara" w:hAnsi="Candara"/>
          <w:sz w:val="20"/>
          <w:szCs w:val="20"/>
        </w:rPr>
        <w:t>20</w:t>
      </w:r>
      <w:r w:rsidR="009D0237" w:rsidRPr="00BF52A2">
        <w:rPr>
          <w:rFonts w:ascii="Candara" w:hAnsi="Candara"/>
          <w:sz w:val="20"/>
          <w:szCs w:val="20"/>
          <w:vertAlign w:val="superscript"/>
        </w:rPr>
        <w:t>th</w:t>
      </w:r>
      <w:r w:rsidR="009D0237" w:rsidRPr="00BF52A2">
        <w:rPr>
          <w:rFonts w:ascii="Candara" w:hAnsi="Candara"/>
          <w:sz w:val="20"/>
          <w:szCs w:val="20"/>
        </w:rPr>
        <w:t xml:space="preserve"> </w:t>
      </w:r>
      <w:r w:rsidR="009D0237">
        <w:rPr>
          <w:rFonts w:ascii="Candara" w:hAnsi="Candara"/>
          <w:sz w:val="20"/>
          <w:szCs w:val="20"/>
        </w:rPr>
        <w:t>MARCH</w:t>
      </w:r>
      <w:r w:rsidR="009D0237" w:rsidRPr="00BF52A2">
        <w:rPr>
          <w:rFonts w:ascii="Candara" w:hAnsi="Candara"/>
          <w:sz w:val="20"/>
          <w:szCs w:val="20"/>
        </w:rPr>
        <w:t xml:space="preserve">, </w:t>
      </w:r>
      <w:r w:rsidR="009D0237">
        <w:rPr>
          <w:rFonts w:ascii="Candara" w:hAnsi="Candara"/>
          <w:sz w:val="20"/>
          <w:szCs w:val="20"/>
        </w:rPr>
        <w:t>2022</w:t>
      </w:r>
      <w:r w:rsidR="009D0237" w:rsidRPr="00BF52A2">
        <w:rPr>
          <w:rFonts w:ascii="Candara" w:hAnsi="Candara"/>
          <w:sz w:val="20"/>
          <w:szCs w:val="20"/>
        </w:rPr>
        <w:t>)</w:t>
      </w:r>
    </w:p>
    <w:p w14:paraId="044BFAB6" w14:textId="5F0E6CCD" w:rsidR="009D0237" w:rsidRPr="00BF52A2" w:rsidRDefault="00E2740A" w:rsidP="009D0237">
      <w:pPr>
        <w:pStyle w:val="ListParagraph"/>
        <w:numPr>
          <w:ilvl w:val="0"/>
          <w:numId w:val="6"/>
        </w:numPr>
        <w:jc w:val="both"/>
        <w:rPr>
          <w:rFonts w:ascii="Candara" w:hAnsi="Candara"/>
          <w:sz w:val="20"/>
          <w:szCs w:val="20"/>
        </w:rPr>
      </w:pPr>
      <w:r>
        <w:rPr>
          <w:rFonts w:ascii="Candara" w:hAnsi="Candara"/>
          <w:sz w:val="20"/>
          <w:szCs w:val="20"/>
        </w:rPr>
        <w:t>ST Peter Obufi</w:t>
      </w:r>
      <w:r w:rsidR="009D0237" w:rsidRPr="00BF52A2">
        <w:rPr>
          <w:rFonts w:ascii="Candara" w:hAnsi="Candara"/>
          <w:sz w:val="20"/>
          <w:szCs w:val="20"/>
        </w:rPr>
        <w:t>, Okobo</w:t>
      </w:r>
      <w:r w:rsidR="009D0237">
        <w:rPr>
          <w:rFonts w:ascii="Candara" w:hAnsi="Candara"/>
          <w:sz w:val="20"/>
          <w:szCs w:val="20"/>
        </w:rPr>
        <w:t xml:space="preserve"> </w:t>
      </w:r>
      <w:r w:rsidR="009D0237" w:rsidRPr="00BF52A2">
        <w:rPr>
          <w:rFonts w:ascii="Candara" w:hAnsi="Candara"/>
          <w:sz w:val="20"/>
          <w:szCs w:val="20"/>
        </w:rPr>
        <w:t>(</w:t>
      </w:r>
      <w:r w:rsidR="009D0237">
        <w:rPr>
          <w:rFonts w:ascii="Candara" w:hAnsi="Candara"/>
          <w:sz w:val="20"/>
          <w:szCs w:val="20"/>
        </w:rPr>
        <w:t>20</w:t>
      </w:r>
      <w:r w:rsidR="009D0237" w:rsidRPr="00BF52A2">
        <w:rPr>
          <w:rFonts w:ascii="Candara" w:hAnsi="Candara"/>
          <w:sz w:val="20"/>
          <w:szCs w:val="20"/>
          <w:vertAlign w:val="superscript"/>
        </w:rPr>
        <w:t>th</w:t>
      </w:r>
      <w:r w:rsidR="009D0237" w:rsidRPr="00BF52A2">
        <w:rPr>
          <w:rFonts w:ascii="Candara" w:hAnsi="Candara"/>
          <w:sz w:val="20"/>
          <w:szCs w:val="20"/>
        </w:rPr>
        <w:t xml:space="preserve"> – 18</w:t>
      </w:r>
      <w:r w:rsidR="009D0237" w:rsidRPr="00BF52A2">
        <w:rPr>
          <w:rFonts w:ascii="Candara" w:hAnsi="Candara"/>
          <w:sz w:val="20"/>
          <w:szCs w:val="20"/>
          <w:vertAlign w:val="superscript"/>
        </w:rPr>
        <w:t>th</w:t>
      </w:r>
      <w:r w:rsidR="009D0237" w:rsidRPr="00BF52A2">
        <w:rPr>
          <w:rFonts w:ascii="Candara" w:hAnsi="Candara"/>
          <w:sz w:val="20"/>
          <w:szCs w:val="20"/>
        </w:rPr>
        <w:t xml:space="preserve"> </w:t>
      </w:r>
      <w:r w:rsidR="009D0237">
        <w:rPr>
          <w:rFonts w:ascii="Candara" w:hAnsi="Candara"/>
          <w:sz w:val="20"/>
          <w:szCs w:val="20"/>
        </w:rPr>
        <w:t>MARCH</w:t>
      </w:r>
      <w:r w:rsidR="009D0237" w:rsidRPr="00BF52A2">
        <w:rPr>
          <w:rFonts w:ascii="Candara" w:hAnsi="Candara"/>
          <w:sz w:val="20"/>
          <w:szCs w:val="20"/>
        </w:rPr>
        <w:t xml:space="preserve">, </w:t>
      </w:r>
      <w:r w:rsidR="009D0237">
        <w:rPr>
          <w:rFonts w:ascii="Candara" w:hAnsi="Candara"/>
          <w:sz w:val="20"/>
          <w:szCs w:val="20"/>
        </w:rPr>
        <w:t>2022</w:t>
      </w:r>
      <w:r w:rsidR="009D0237" w:rsidRPr="00BF52A2">
        <w:rPr>
          <w:rFonts w:ascii="Candara" w:hAnsi="Candara"/>
          <w:sz w:val="20"/>
          <w:szCs w:val="20"/>
        </w:rPr>
        <w:t>)</w:t>
      </w:r>
    </w:p>
    <w:p w14:paraId="6570B109" w14:textId="4224771A" w:rsidR="009D0237" w:rsidRPr="00E2740A" w:rsidRDefault="009D0237" w:rsidP="00E2740A">
      <w:pPr>
        <w:pStyle w:val="ListParagraph"/>
        <w:numPr>
          <w:ilvl w:val="0"/>
          <w:numId w:val="6"/>
        </w:numPr>
        <w:jc w:val="both"/>
        <w:rPr>
          <w:rFonts w:ascii="Candara" w:hAnsi="Candara"/>
          <w:sz w:val="20"/>
          <w:szCs w:val="20"/>
        </w:rPr>
      </w:pPr>
      <w:r w:rsidRPr="00BF52A2">
        <w:rPr>
          <w:rFonts w:ascii="Candara" w:hAnsi="Candara"/>
          <w:sz w:val="20"/>
          <w:szCs w:val="20"/>
        </w:rPr>
        <w:t>Elder Sunday Essang’s compound, Oyoku village, Urue offong (</w:t>
      </w:r>
      <w:r>
        <w:rPr>
          <w:rFonts w:ascii="Candara" w:hAnsi="Candara"/>
          <w:sz w:val="20"/>
          <w:szCs w:val="20"/>
        </w:rPr>
        <w:t>20</w:t>
      </w:r>
      <w:r w:rsidRPr="00BF52A2">
        <w:rPr>
          <w:rFonts w:ascii="Candara" w:hAnsi="Candara"/>
          <w:sz w:val="20"/>
          <w:szCs w:val="20"/>
          <w:vertAlign w:val="superscript"/>
        </w:rPr>
        <w:t>th</w:t>
      </w:r>
      <w:r w:rsidRPr="00BF52A2">
        <w:rPr>
          <w:rFonts w:ascii="Candara" w:hAnsi="Candara"/>
          <w:sz w:val="20"/>
          <w:szCs w:val="20"/>
        </w:rPr>
        <w:t xml:space="preserve"> – </w:t>
      </w:r>
      <w:r>
        <w:rPr>
          <w:rFonts w:ascii="Candara" w:hAnsi="Candara"/>
          <w:sz w:val="20"/>
          <w:szCs w:val="20"/>
        </w:rPr>
        <w:t>22</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2F448B80" w14:textId="5182FDEF" w:rsidR="009D0237" w:rsidRPr="00D9767E" w:rsidRDefault="009D0237" w:rsidP="009D0237">
      <w:pPr>
        <w:pStyle w:val="ListParagraph"/>
        <w:numPr>
          <w:ilvl w:val="0"/>
          <w:numId w:val="6"/>
        </w:numPr>
        <w:jc w:val="both"/>
        <w:rPr>
          <w:rFonts w:ascii="Candara" w:hAnsi="Candara"/>
          <w:sz w:val="20"/>
          <w:szCs w:val="20"/>
        </w:rPr>
      </w:pPr>
      <w:r w:rsidRPr="00BF52A2">
        <w:rPr>
          <w:rFonts w:ascii="Candara" w:hAnsi="Candara"/>
          <w:sz w:val="20"/>
          <w:szCs w:val="20"/>
        </w:rPr>
        <w:lastRenderedPageBreak/>
        <w:t>The village head’s compound, Awat Nung Atai, Okobo</w:t>
      </w:r>
      <w:r>
        <w:rPr>
          <w:rFonts w:ascii="Candara" w:hAnsi="Candara"/>
          <w:sz w:val="20"/>
          <w:szCs w:val="20"/>
        </w:rPr>
        <w:t xml:space="preserve"> </w:t>
      </w:r>
      <w:r w:rsidRPr="00BF52A2">
        <w:rPr>
          <w:rFonts w:ascii="Candara" w:hAnsi="Candara"/>
          <w:sz w:val="20"/>
          <w:szCs w:val="20"/>
        </w:rPr>
        <w:t>(</w:t>
      </w:r>
      <w:r>
        <w:rPr>
          <w:rFonts w:ascii="Candara" w:hAnsi="Candara"/>
          <w:sz w:val="20"/>
          <w:szCs w:val="20"/>
        </w:rPr>
        <w:t>20</w:t>
      </w:r>
      <w:r w:rsidRPr="00BF52A2">
        <w:rPr>
          <w:rFonts w:ascii="Candara" w:hAnsi="Candara"/>
          <w:sz w:val="20"/>
          <w:szCs w:val="20"/>
          <w:vertAlign w:val="superscript"/>
        </w:rPr>
        <w:t>th</w:t>
      </w:r>
      <w:r w:rsidRPr="00BF52A2">
        <w:rPr>
          <w:rFonts w:ascii="Candara" w:hAnsi="Candara"/>
          <w:sz w:val="20"/>
          <w:szCs w:val="20"/>
        </w:rPr>
        <w:t xml:space="preserve"> – 15</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73A8702F" w14:textId="2C5E562E" w:rsidR="009D0237" w:rsidRPr="00BF52A2" w:rsidRDefault="009D0237" w:rsidP="009D0237">
      <w:pPr>
        <w:pStyle w:val="ListParagraph"/>
        <w:numPr>
          <w:ilvl w:val="0"/>
          <w:numId w:val="6"/>
        </w:numPr>
        <w:jc w:val="both"/>
        <w:rPr>
          <w:rFonts w:ascii="Candara" w:hAnsi="Candara"/>
          <w:sz w:val="20"/>
          <w:szCs w:val="20"/>
        </w:rPr>
      </w:pPr>
      <w:r w:rsidRPr="00BF52A2">
        <w:rPr>
          <w:rFonts w:ascii="Candara" w:hAnsi="Candara"/>
          <w:sz w:val="20"/>
          <w:szCs w:val="20"/>
        </w:rPr>
        <w:t>Compound beside The Apostolic Church, Udung Ulo, Eweme, Okobo (</w:t>
      </w:r>
      <w:r>
        <w:rPr>
          <w:rFonts w:ascii="Candara" w:hAnsi="Candara"/>
          <w:sz w:val="20"/>
          <w:szCs w:val="20"/>
        </w:rPr>
        <w:t>18</w:t>
      </w:r>
      <w:r w:rsidRPr="00BF52A2">
        <w:rPr>
          <w:rFonts w:ascii="Candara" w:hAnsi="Candara"/>
          <w:sz w:val="20"/>
          <w:szCs w:val="20"/>
          <w:vertAlign w:val="superscript"/>
        </w:rPr>
        <w:t>th</w:t>
      </w:r>
      <w:r w:rsidRPr="00BF52A2">
        <w:rPr>
          <w:rFonts w:ascii="Candara" w:hAnsi="Candara"/>
          <w:sz w:val="20"/>
          <w:szCs w:val="20"/>
        </w:rPr>
        <w:t xml:space="preserve"> – </w:t>
      </w:r>
      <w:r>
        <w:rPr>
          <w:rFonts w:ascii="Candara" w:hAnsi="Candara"/>
          <w:sz w:val="20"/>
          <w:szCs w:val="20"/>
        </w:rPr>
        <w:t>20</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1FE4AE3E" w14:textId="05A9D80B" w:rsidR="009D0237" w:rsidRPr="00BF52A2" w:rsidRDefault="009D0237" w:rsidP="009D0237">
      <w:pPr>
        <w:pStyle w:val="ListParagraph"/>
        <w:numPr>
          <w:ilvl w:val="0"/>
          <w:numId w:val="6"/>
        </w:numPr>
        <w:jc w:val="both"/>
        <w:rPr>
          <w:rFonts w:ascii="Candara" w:hAnsi="Candara"/>
          <w:sz w:val="20"/>
          <w:szCs w:val="20"/>
        </w:rPr>
      </w:pPr>
      <w:r>
        <w:rPr>
          <w:rFonts w:ascii="Candara" w:hAnsi="Candara"/>
          <w:sz w:val="20"/>
          <w:szCs w:val="20"/>
        </w:rPr>
        <w:t>Peter,s  catholic church</w:t>
      </w:r>
      <w:r w:rsidRPr="00BF52A2">
        <w:rPr>
          <w:rFonts w:ascii="Candara" w:hAnsi="Candara"/>
          <w:sz w:val="20"/>
          <w:szCs w:val="20"/>
        </w:rPr>
        <w:t>, Ekeya, Okobo (</w:t>
      </w:r>
      <w:r>
        <w:rPr>
          <w:rFonts w:ascii="Candara" w:hAnsi="Candara"/>
          <w:sz w:val="20"/>
          <w:szCs w:val="20"/>
          <w:vertAlign w:val="superscript"/>
        </w:rPr>
        <w:t>20</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22FD3B0B" w14:textId="110FED1B" w:rsidR="009D0237" w:rsidRPr="00BF52A2" w:rsidRDefault="009D0237" w:rsidP="009D0237">
      <w:pPr>
        <w:pStyle w:val="ListParagraph"/>
        <w:numPr>
          <w:ilvl w:val="0"/>
          <w:numId w:val="6"/>
        </w:numPr>
        <w:jc w:val="both"/>
        <w:rPr>
          <w:rFonts w:ascii="Candara" w:hAnsi="Candara"/>
          <w:sz w:val="20"/>
          <w:szCs w:val="20"/>
        </w:rPr>
      </w:pPr>
      <w:r w:rsidRPr="00BF52A2">
        <w:rPr>
          <w:rFonts w:ascii="Candara" w:hAnsi="Candara"/>
          <w:sz w:val="20"/>
          <w:szCs w:val="20"/>
        </w:rPr>
        <w:t>Master’s compound, Idibi Enin, Anua, Ekeya, Okobo (</w:t>
      </w:r>
      <w:r>
        <w:rPr>
          <w:rFonts w:ascii="Candara" w:hAnsi="Candara"/>
          <w:sz w:val="20"/>
          <w:szCs w:val="20"/>
        </w:rPr>
        <w:t>18</w:t>
      </w:r>
      <w:r w:rsidRPr="00BF52A2">
        <w:rPr>
          <w:rFonts w:ascii="Candara" w:hAnsi="Candara"/>
          <w:sz w:val="20"/>
          <w:szCs w:val="20"/>
        </w:rPr>
        <w:t xml:space="preserve"> – </w:t>
      </w:r>
      <w:r>
        <w:rPr>
          <w:rFonts w:ascii="Candara" w:hAnsi="Candara"/>
          <w:sz w:val="20"/>
          <w:szCs w:val="20"/>
        </w:rPr>
        <w:t>20</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67CEE983" w14:textId="65AB2994" w:rsidR="009D0237" w:rsidRPr="00BF52A2" w:rsidRDefault="009D0237" w:rsidP="009D0237">
      <w:pPr>
        <w:pStyle w:val="ListParagraph"/>
        <w:numPr>
          <w:ilvl w:val="0"/>
          <w:numId w:val="6"/>
        </w:numPr>
        <w:jc w:val="both"/>
        <w:rPr>
          <w:rFonts w:ascii="Candara" w:hAnsi="Candara"/>
          <w:sz w:val="20"/>
          <w:szCs w:val="20"/>
        </w:rPr>
      </w:pPr>
      <w:r w:rsidRPr="00BF52A2">
        <w:rPr>
          <w:rFonts w:ascii="Candara" w:hAnsi="Candara"/>
          <w:sz w:val="20"/>
          <w:szCs w:val="20"/>
        </w:rPr>
        <w:t>Village Square, Uda community, Mbo (</w:t>
      </w:r>
      <w:r>
        <w:rPr>
          <w:rFonts w:ascii="Candara" w:hAnsi="Candara"/>
          <w:sz w:val="20"/>
          <w:szCs w:val="20"/>
        </w:rPr>
        <w:t>18</w:t>
      </w:r>
      <w:r w:rsidRPr="00BF52A2">
        <w:rPr>
          <w:rFonts w:ascii="Candara" w:hAnsi="Candara"/>
          <w:sz w:val="20"/>
          <w:szCs w:val="20"/>
          <w:vertAlign w:val="superscript"/>
        </w:rPr>
        <w:t>th</w:t>
      </w:r>
      <w:r w:rsidRPr="00BF52A2">
        <w:rPr>
          <w:rFonts w:ascii="Candara" w:hAnsi="Candara"/>
          <w:sz w:val="20"/>
          <w:szCs w:val="20"/>
        </w:rPr>
        <w:t xml:space="preserve"> – </w:t>
      </w:r>
      <w:r>
        <w:rPr>
          <w:rFonts w:ascii="Candara" w:hAnsi="Candara"/>
          <w:sz w:val="20"/>
          <w:szCs w:val="20"/>
        </w:rPr>
        <w:t>20</w:t>
      </w:r>
      <w:r w:rsidRPr="00BF52A2">
        <w:rPr>
          <w:rFonts w:ascii="Candara" w:hAnsi="Candara"/>
          <w:sz w:val="20"/>
          <w:szCs w:val="20"/>
          <w:vertAlign w:val="superscript"/>
        </w:rPr>
        <w:t>th</w:t>
      </w:r>
      <w:r w:rsidRPr="00BF52A2">
        <w:rPr>
          <w:rFonts w:ascii="Candara" w:hAnsi="Candara"/>
          <w:sz w:val="20"/>
          <w:szCs w:val="20"/>
        </w:rPr>
        <w:t xml:space="preserve"> </w:t>
      </w:r>
      <w:r>
        <w:rPr>
          <w:rFonts w:ascii="Candara" w:hAnsi="Candara"/>
          <w:sz w:val="20"/>
          <w:szCs w:val="20"/>
        </w:rPr>
        <w:t>MARCH</w:t>
      </w:r>
      <w:r w:rsidRPr="00BF52A2">
        <w:rPr>
          <w:rFonts w:ascii="Candara" w:hAnsi="Candara"/>
          <w:sz w:val="20"/>
          <w:szCs w:val="20"/>
        </w:rPr>
        <w:t xml:space="preserve">, </w:t>
      </w:r>
      <w:r>
        <w:rPr>
          <w:rFonts w:ascii="Candara" w:hAnsi="Candara"/>
          <w:sz w:val="20"/>
          <w:szCs w:val="20"/>
        </w:rPr>
        <w:t>2022</w:t>
      </w:r>
      <w:r w:rsidRPr="00BF52A2">
        <w:rPr>
          <w:rFonts w:ascii="Candara" w:hAnsi="Candara"/>
          <w:sz w:val="20"/>
          <w:szCs w:val="20"/>
        </w:rPr>
        <w:t>)</w:t>
      </w:r>
    </w:p>
    <w:p w14:paraId="07E1429A" w14:textId="6285E9EE" w:rsidR="009D0237" w:rsidRDefault="00E2740A" w:rsidP="009D0237">
      <w:pPr>
        <w:pStyle w:val="ListParagraph"/>
        <w:numPr>
          <w:ilvl w:val="0"/>
          <w:numId w:val="6"/>
        </w:numPr>
        <w:jc w:val="both"/>
        <w:rPr>
          <w:rFonts w:ascii="Candara" w:hAnsi="Candara"/>
          <w:sz w:val="20"/>
          <w:szCs w:val="20"/>
        </w:rPr>
      </w:pPr>
      <w:r>
        <w:rPr>
          <w:rFonts w:ascii="Candara" w:hAnsi="Candara"/>
          <w:sz w:val="20"/>
          <w:szCs w:val="20"/>
        </w:rPr>
        <w:t>Udessi</w:t>
      </w:r>
      <w:r w:rsidR="009D0237" w:rsidRPr="00BF52A2">
        <w:rPr>
          <w:rFonts w:ascii="Candara" w:hAnsi="Candara"/>
          <w:sz w:val="20"/>
          <w:szCs w:val="20"/>
        </w:rPr>
        <w:t xml:space="preserve"> community, Mbo</w:t>
      </w:r>
      <w:r w:rsidR="009D0237">
        <w:rPr>
          <w:rFonts w:ascii="Candara" w:hAnsi="Candara"/>
          <w:sz w:val="20"/>
          <w:szCs w:val="20"/>
        </w:rPr>
        <w:t xml:space="preserve"> </w:t>
      </w:r>
      <w:r w:rsidR="009D0237" w:rsidRPr="00BF52A2">
        <w:rPr>
          <w:rFonts w:ascii="Candara" w:hAnsi="Candara"/>
          <w:sz w:val="20"/>
          <w:szCs w:val="20"/>
        </w:rPr>
        <w:t>(</w:t>
      </w:r>
      <w:r w:rsidR="009D0237">
        <w:rPr>
          <w:rFonts w:ascii="Candara" w:hAnsi="Candara"/>
          <w:sz w:val="20"/>
          <w:szCs w:val="20"/>
        </w:rPr>
        <w:t>18</w:t>
      </w:r>
      <w:r w:rsidR="009D0237" w:rsidRPr="00BF52A2">
        <w:rPr>
          <w:rFonts w:ascii="Candara" w:hAnsi="Candara"/>
          <w:sz w:val="20"/>
          <w:szCs w:val="20"/>
          <w:vertAlign w:val="superscript"/>
        </w:rPr>
        <w:t>th</w:t>
      </w:r>
      <w:r w:rsidR="009D0237" w:rsidRPr="00BF52A2">
        <w:rPr>
          <w:rFonts w:ascii="Candara" w:hAnsi="Candara"/>
          <w:sz w:val="20"/>
          <w:szCs w:val="20"/>
        </w:rPr>
        <w:t xml:space="preserve"> – </w:t>
      </w:r>
      <w:r w:rsidR="009D0237">
        <w:rPr>
          <w:rFonts w:ascii="Candara" w:hAnsi="Candara"/>
          <w:sz w:val="20"/>
          <w:szCs w:val="20"/>
        </w:rPr>
        <w:t>20</w:t>
      </w:r>
      <w:r w:rsidR="009D0237" w:rsidRPr="00BF52A2">
        <w:rPr>
          <w:rFonts w:ascii="Candara" w:hAnsi="Candara"/>
          <w:sz w:val="20"/>
          <w:szCs w:val="20"/>
          <w:vertAlign w:val="superscript"/>
        </w:rPr>
        <w:t>th</w:t>
      </w:r>
      <w:r w:rsidR="009D0237" w:rsidRPr="00BF52A2">
        <w:rPr>
          <w:rFonts w:ascii="Candara" w:hAnsi="Candara"/>
          <w:sz w:val="20"/>
          <w:szCs w:val="20"/>
        </w:rPr>
        <w:t xml:space="preserve"> </w:t>
      </w:r>
      <w:r w:rsidR="009D0237">
        <w:rPr>
          <w:rFonts w:ascii="Candara" w:hAnsi="Candara"/>
          <w:sz w:val="20"/>
          <w:szCs w:val="20"/>
        </w:rPr>
        <w:t>MARCH</w:t>
      </w:r>
      <w:r w:rsidR="009D0237" w:rsidRPr="00BF52A2">
        <w:rPr>
          <w:rFonts w:ascii="Candara" w:hAnsi="Candara"/>
          <w:sz w:val="20"/>
          <w:szCs w:val="20"/>
        </w:rPr>
        <w:t xml:space="preserve">, </w:t>
      </w:r>
      <w:r w:rsidR="009D0237">
        <w:rPr>
          <w:rFonts w:ascii="Candara" w:hAnsi="Candara"/>
          <w:sz w:val="20"/>
          <w:szCs w:val="20"/>
        </w:rPr>
        <w:t>2022</w:t>
      </w:r>
      <w:r w:rsidR="009D0237" w:rsidRPr="00BF52A2">
        <w:rPr>
          <w:rFonts w:ascii="Candara" w:hAnsi="Candara"/>
          <w:sz w:val="20"/>
          <w:szCs w:val="20"/>
        </w:rPr>
        <w:t>)</w:t>
      </w:r>
    </w:p>
    <w:p w14:paraId="466C29E6" w14:textId="77777777" w:rsidR="006C1522" w:rsidRPr="00BF52A2" w:rsidRDefault="006C1522" w:rsidP="009D0237">
      <w:pPr>
        <w:pStyle w:val="ListParagraph"/>
        <w:numPr>
          <w:ilvl w:val="0"/>
          <w:numId w:val="6"/>
        </w:numPr>
        <w:jc w:val="both"/>
        <w:rPr>
          <w:rFonts w:ascii="Candara" w:hAnsi="Candara"/>
          <w:sz w:val="20"/>
          <w:szCs w:val="20"/>
        </w:rPr>
      </w:pPr>
    </w:p>
    <w:p w14:paraId="67C4B2A8" w14:textId="2244DC70" w:rsidR="009D0237" w:rsidRPr="00470911" w:rsidRDefault="00E2740A" w:rsidP="009D0237">
      <w:pPr>
        <w:pStyle w:val="ListParagraph"/>
        <w:numPr>
          <w:ilvl w:val="0"/>
          <w:numId w:val="6"/>
        </w:numPr>
        <w:jc w:val="both"/>
        <w:rPr>
          <w:rFonts w:ascii="Candara" w:hAnsi="Candara"/>
          <w:sz w:val="20"/>
          <w:szCs w:val="20"/>
        </w:rPr>
      </w:pPr>
      <w:r>
        <w:rPr>
          <w:rFonts w:ascii="Candara" w:hAnsi="Candara"/>
          <w:sz w:val="20"/>
          <w:szCs w:val="20"/>
        </w:rPr>
        <w:t>Inehh Ekong</w:t>
      </w:r>
      <w:r w:rsidR="009D0237" w:rsidRPr="00BF52A2">
        <w:rPr>
          <w:rFonts w:ascii="Candara" w:hAnsi="Candara"/>
          <w:sz w:val="20"/>
          <w:szCs w:val="20"/>
        </w:rPr>
        <w:t>community, Udung Uko (</w:t>
      </w:r>
      <w:r w:rsidR="009D0237">
        <w:rPr>
          <w:rFonts w:ascii="Candara" w:hAnsi="Candara"/>
          <w:sz w:val="20"/>
          <w:szCs w:val="20"/>
        </w:rPr>
        <w:t>21</w:t>
      </w:r>
      <w:r w:rsidR="009D0237" w:rsidRPr="00BF52A2">
        <w:rPr>
          <w:rFonts w:ascii="Candara" w:hAnsi="Candara"/>
          <w:sz w:val="20"/>
          <w:szCs w:val="20"/>
          <w:vertAlign w:val="superscript"/>
        </w:rPr>
        <w:t>th</w:t>
      </w:r>
      <w:r w:rsidR="009D0237" w:rsidRPr="00BF52A2">
        <w:rPr>
          <w:rFonts w:ascii="Candara" w:hAnsi="Candara"/>
          <w:sz w:val="20"/>
          <w:szCs w:val="20"/>
        </w:rPr>
        <w:t xml:space="preserve"> – 2</w:t>
      </w:r>
      <w:r w:rsidR="009D0237">
        <w:rPr>
          <w:rFonts w:ascii="Candara" w:hAnsi="Candara"/>
          <w:sz w:val="20"/>
          <w:szCs w:val="20"/>
        </w:rPr>
        <w:t>2</w:t>
      </w:r>
      <w:r w:rsidR="009D0237" w:rsidRPr="00BF52A2">
        <w:rPr>
          <w:rFonts w:ascii="Candara" w:hAnsi="Candara"/>
          <w:sz w:val="20"/>
          <w:szCs w:val="20"/>
          <w:vertAlign w:val="superscript"/>
        </w:rPr>
        <w:t>th</w:t>
      </w:r>
      <w:r w:rsidR="009D0237" w:rsidRPr="00BF52A2">
        <w:rPr>
          <w:rFonts w:ascii="Candara" w:hAnsi="Candara"/>
          <w:sz w:val="20"/>
          <w:szCs w:val="20"/>
        </w:rPr>
        <w:t xml:space="preserve"> </w:t>
      </w:r>
      <w:r w:rsidR="009D0237">
        <w:rPr>
          <w:rFonts w:ascii="Candara" w:hAnsi="Candara"/>
          <w:sz w:val="20"/>
          <w:szCs w:val="20"/>
        </w:rPr>
        <w:t>MARCH</w:t>
      </w:r>
      <w:r w:rsidR="009D0237" w:rsidRPr="00BF52A2">
        <w:rPr>
          <w:rFonts w:ascii="Candara" w:hAnsi="Candara"/>
          <w:sz w:val="20"/>
          <w:szCs w:val="20"/>
        </w:rPr>
        <w:t xml:space="preserve">, </w:t>
      </w:r>
      <w:r w:rsidR="009D0237">
        <w:rPr>
          <w:rFonts w:ascii="Candara" w:hAnsi="Candara"/>
          <w:sz w:val="20"/>
          <w:szCs w:val="20"/>
        </w:rPr>
        <w:t>2022</w:t>
      </w:r>
      <w:r w:rsidR="009D0237" w:rsidRPr="00BF52A2">
        <w:rPr>
          <w:rFonts w:ascii="Candara" w:hAnsi="Candara"/>
          <w:sz w:val="20"/>
          <w:szCs w:val="20"/>
        </w:rPr>
        <w:t>)</w:t>
      </w:r>
    </w:p>
    <w:p w14:paraId="0006D763" w14:textId="77777777" w:rsidR="009D0237" w:rsidRPr="00386B52" w:rsidRDefault="009D0237" w:rsidP="009D0237">
      <w:pPr>
        <w:spacing w:after="0" w:line="240" w:lineRule="auto"/>
        <w:jc w:val="both"/>
        <w:rPr>
          <w:rFonts w:cs="Calibri"/>
          <w:color w:val="000000"/>
          <w:lang w:bidi="ar-SA"/>
        </w:rPr>
      </w:pPr>
      <w:r w:rsidRPr="008D4329">
        <w:rPr>
          <w:rFonts w:ascii="Candara" w:hAnsi="Candara"/>
          <w:szCs w:val="24"/>
        </w:rPr>
        <w:tab/>
        <w:t xml:space="preserve"> </w:t>
      </w:r>
    </w:p>
    <w:tbl>
      <w:tblPr>
        <w:tblStyle w:val="TableGrid"/>
        <w:tblW w:w="0" w:type="auto"/>
        <w:tblInd w:w="-265" w:type="dxa"/>
        <w:tblLook w:val="04A0" w:firstRow="1" w:lastRow="0" w:firstColumn="1" w:lastColumn="0" w:noHBand="0" w:noVBand="1"/>
      </w:tblPr>
      <w:tblGrid>
        <w:gridCol w:w="2387"/>
        <w:gridCol w:w="2409"/>
        <w:gridCol w:w="2410"/>
        <w:gridCol w:w="2409"/>
      </w:tblGrid>
      <w:tr w:rsidR="009D0237" w:rsidRPr="008D4329" w14:paraId="6765158A" w14:textId="77777777" w:rsidTr="008B38AD">
        <w:trPr>
          <w:trHeight w:val="1253"/>
        </w:trPr>
        <w:tc>
          <w:tcPr>
            <w:tcW w:w="2387" w:type="dxa"/>
          </w:tcPr>
          <w:p w14:paraId="2181AA36" w14:textId="77777777" w:rsidR="009D0237" w:rsidRPr="00BF52A2" w:rsidRDefault="009D0237" w:rsidP="008B38AD">
            <w:pPr>
              <w:rPr>
                <w:rFonts w:ascii="Candara" w:hAnsi="Candara"/>
                <w:b/>
              </w:rPr>
            </w:pPr>
            <w:r w:rsidRPr="00BF52A2">
              <w:rPr>
                <w:rFonts w:ascii="Candara" w:hAnsi="Candara"/>
                <w:b/>
              </w:rPr>
              <w:t>LGA</w:t>
            </w:r>
          </w:p>
        </w:tc>
        <w:tc>
          <w:tcPr>
            <w:tcW w:w="2409" w:type="dxa"/>
          </w:tcPr>
          <w:p w14:paraId="066BAAC5" w14:textId="77777777" w:rsidR="009D0237" w:rsidRPr="00BF52A2" w:rsidRDefault="009D0237" w:rsidP="008B38AD">
            <w:pPr>
              <w:rPr>
                <w:rFonts w:ascii="Candara" w:hAnsi="Candara"/>
                <w:b/>
              </w:rPr>
            </w:pPr>
            <w:r w:rsidRPr="00BF52A2">
              <w:rPr>
                <w:rFonts w:ascii="Candara" w:hAnsi="Candara"/>
                <w:b/>
              </w:rPr>
              <w:t>TOTAL NO OF PARTICIPANTS PER LGA</w:t>
            </w:r>
          </w:p>
        </w:tc>
        <w:tc>
          <w:tcPr>
            <w:tcW w:w="2410" w:type="dxa"/>
          </w:tcPr>
          <w:p w14:paraId="6B82FDD0" w14:textId="77777777" w:rsidR="009D0237" w:rsidRPr="00BF52A2" w:rsidRDefault="009D0237" w:rsidP="008B38AD">
            <w:pPr>
              <w:rPr>
                <w:rFonts w:ascii="Candara" w:hAnsi="Candara"/>
                <w:b/>
              </w:rPr>
            </w:pPr>
            <w:r w:rsidRPr="00BF52A2">
              <w:rPr>
                <w:rFonts w:ascii="Candara" w:hAnsi="Candara"/>
                <w:b/>
              </w:rPr>
              <w:t>TOTAL NO OF CAREGIVERS PER LGA</w:t>
            </w:r>
          </w:p>
        </w:tc>
        <w:tc>
          <w:tcPr>
            <w:tcW w:w="2409" w:type="dxa"/>
          </w:tcPr>
          <w:p w14:paraId="1B5001E3" w14:textId="77777777" w:rsidR="009D0237" w:rsidRPr="00BF52A2" w:rsidRDefault="009D0237" w:rsidP="008B38AD">
            <w:pPr>
              <w:rPr>
                <w:rFonts w:ascii="Candara" w:hAnsi="Candara"/>
                <w:b/>
              </w:rPr>
            </w:pPr>
            <w:r w:rsidRPr="00BF52A2">
              <w:rPr>
                <w:rFonts w:ascii="Candara" w:hAnsi="Candara"/>
                <w:b/>
              </w:rPr>
              <w:t>TOTAL NO OF ADOLESCENTS PER LGA</w:t>
            </w:r>
          </w:p>
        </w:tc>
      </w:tr>
      <w:tr w:rsidR="009D0237" w:rsidRPr="008D4329" w14:paraId="01516B73" w14:textId="77777777" w:rsidTr="008B38AD">
        <w:trPr>
          <w:trHeight w:val="428"/>
        </w:trPr>
        <w:tc>
          <w:tcPr>
            <w:tcW w:w="2387" w:type="dxa"/>
          </w:tcPr>
          <w:p w14:paraId="2BF83231" w14:textId="77777777" w:rsidR="009D0237" w:rsidRPr="00BF52A2" w:rsidRDefault="009D0237" w:rsidP="008B38AD">
            <w:pPr>
              <w:jc w:val="both"/>
              <w:rPr>
                <w:rFonts w:ascii="Candara" w:hAnsi="Candara"/>
                <w:bCs/>
              </w:rPr>
            </w:pPr>
            <w:r w:rsidRPr="00BF52A2">
              <w:rPr>
                <w:rFonts w:ascii="Candara" w:hAnsi="Candara"/>
                <w:bCs/>
              </w:rPr>
              <w:t>URUE OFFONG ORUKO</w:t>
            </w:r>
          </w:p>
        </w:tc>
        <w:tc>
          <w:tcPr>
            <w:tcW w:w="2409" w:type="dxa"/>
          </w:tcPr>
          <w:p w14:paraId="6BAA3A38" w14:textId="0C985CCB" w:rsidR="009D0237" w:rsidRPr="00BF52A2" w:rsidRDefault="00A561CE" w:rsidP="008B38AD">
            <w:pPr>
              <w:jc w:val="both"/>
              <w:rPr>
                <w:rFonts w:ascii="Candara" w:hAnsi="Candara"/>
              </w:rPr>
            </w:pPr>
            <w:r>
              <w:rPr>
                <w:rFonts w:ascii="Candara" w:hAnsi="Candara"/>
              </w:rPr>
              <w:t>100</w:t>
            </w:r>
            <w:r w:rsidR="009D0237" w:rsidRPr="00BF52A2">
              <w:rPr>
                <w:rFonts w:ascii="Candara" w:hAnsi="Candara"/>
              </w:rPr>
              <w:t xml:space="preserve"> (</w:t>
            </w:r>
            <w:r>
              <w:rPr>
                <w:rFonts w:ascii="Candara" w:hAnsi="Candara"/>
              </w:rPr>
              <w:t>49</w:t>
            </w:r>
            <w:r w:rsidR="009D0237">
              <w:rPr>
                <w:rFonts w:ascii="Candara" w:hAnsi="Candara"/>
              </w:rPr>
              <w:t xml:space="preserve"> </w:t>
            </w:r>
            <w:r w:rsidR="009D0237" w:rsidRPr="00BF52A2">
              <w:rPr>
                <w:rFonts w:ascii="Candara" w:hAnsi="Candara"/>
              </w:rPr>
              <w:t xml:space="preserve">M, </w:t>
            </w:r>
            <w:r>
              <w:rPr>
                <w:rFonts w:ascii="Candara" w:hAnsi="Candara"/>
              </w:rPr>
              <w:t>51</w:t>
            </w:r>
            <w:r w:rsidR="009D0237" w:rsidRPr="00BF52A2">
              <w:rPr>
                <w:rFonts w:ascii="Candara" w:hAnsi="Candara"/>
              </w:rPr>
              <w:t xml:space="preserve"> F)</w:t>
            </w:r>
          </w:p>
        </w:tc>
        <w:tc>
          <w:tcPr>
            <w:tcW w:w="2410" w:type="dxa"/>
          </w:tcPr>
          <w:p w14:paraId="7C886DED" w14:textId="33C597E3" w:rsidR="009D0237" w:rsidRPr="00BF52A2" w:rsidRDefault="00A561CE" w:rsidP="008B38AD">
            <w:pPr>
              <w:jc w:val="both"/>
              <w:rPr>
                <w:rFonts w:ascii="Candara" w:hAnsi="Candara"/>
              </w:rPr>
            </w:pPr>
            <w:r>
              <w:rPr>
                <w:rFonts w:ascii="Candara" w:hAnsi="Candara"/>
              </w:rPr>
              <w:t>42</w:t>
            </w:r>
            <w:r w:rsidR="009D0237" w:rsidRPr="00BF52A2">
              <w:rPr>
                <w:rFonts w:ascii="Candara" w:hAnsi="Candara"/>
              </w:rPr>
              <w:t xml:space="preserve"> (</w:t>
            </w:r>
            <w:r w:rsidR="009D0237">
              <w:rPr>
                <w:rFonts w:ascii="Candara" w:hAnsi="Candara"/>
              </w:rPr>
              <w:t>1</w:t>
            </w:r>
            <w:r>
              <w:rPr>
                <w:rFonts w:ascii="Candara" w:hAnsi="Candara"/>
              </w:rPr>
              <w:t>3</w:t>
            </w:r>
            <w:r w:rsidR="009D0237" w:rsidRPr="00BF52A2">
              <w:rPr>
                <w:rFonts w:ascii="Candara" w:hAnsi="Candara"/>
              </w:rPr>
              <w:t xml:space="preserve"> M, </w:t>
            </w:r>
            <w:r>
              <w:rPr>
                <w:rFonts w:ascii="Candara" w:hAnsi="Candara"/>
              </w:rPr>
              <w:t>29</w:t>
            </w:r>
            <w:r w:rsidR="009D0237" w:rsidRPr="00BF52A2">
              <w:rPr>
                <w:rFonts w:ascii="Candara" w:hAnsi="Candara"/>
              </w:rPr>
              <w:t xml:space="preserve"> F)</w:t>
            </w:r>
          </w:p>
        </w:tc>
        <w:tc>
          <w:tcPr>
            <w:tcW w:w="2409" w:type="dxa"/>
          </w:tcPr>
          <w:p w14:paraId="18EE1968" w14:textId="66646306" w:rsidR="009D0237" w:rsidRPr="00BF52A2" w:rsidRDefault="00BD25E7" w:rsidP="008B38AD">
            <w:pPr>
              <w:jc w:val="both"/>
              <w:rPr>
                <w:rFonts w:ascii="Candara" w:hAnsi="Candara"/>
              </w:rPr>
            </w:pPr>
            <w:r>
              <w:rPr>
                <w:rFonts w:ascii="Candara" w:hAnsi="Candara"/>
              </w:rPr>
              <w:t>58</w:t>
            </w:r>
            <w:r w:rsidR="009D0237" w:rsidRPr="00BF52A2">
              <w:rPr>
                <w:rFonts w:ascii="Candara" w:hAnsi="Candara"/>
              </w:rPr>
              <w:t>(</w:t>
            </w:r>
            <w:r>
              <w:rPr>
                <w:rFonts w:ascii="Candara" w:hAnsi="Candara"/>
              </w:rPr>
              <w:t>3</w:t>
            </w:r>
            <w:r w:rsidR="009D0237">
              <w:rPr>
                <w:rFonts w:ascii="Candara" w:hAnsi="Candara"/>
              </w:rPr>
              <w:t>6</w:t>
            </w:r>
            <w:r w:rsidR="009D0237" w:rsidRPr="00BF52A2">
              <w:rPr>
                <w:rFonts w:ascii="Candara" w:hAnsi="Candara"/>
              </w:rPr>
              <w:t xml:space="preserve"> M, </w:t>
            </w:r>
            <w:r>
              <w:rPr>
                <w:rFonts w:ascii="Candara" w:hAnsi="Candara"/>
              </w:rPr>
              <w:t>2</w:t>
            </w:r>
            <w:r w:rsidR="00F51A7C">
              <w:rPr>
                <w:rFonts w:ascii="Candara" w:hAnsi="Candara"/>
              </w:rPr>
              <w:t>2</w:t>
            </w:r>
            <w:r w:rsidR="009D0237" w:rsidRPr="00BF52A2">
              <w:rPr>
                <w:rFonts w:ascii="Candara" w:hAnsi="Candara"/>
              </w:rPr>
              <w:t>F)</w:t>
            </w:r>
          </w:p>
        </w:tc>
      </w:tr>
      <w:tr w:rsidR="009D0237" w:rsidRPr="008D4329" w14:paraId="0F49BE13" w14:textId="77777777" w:rsidTr="008B38AD">
        <w:trPr>
          <w:trHeight w:val="336"/>
        </w:trPr>
        <w:tc>
          <w:tcPr>
            <w:tcW w:w="2387" w:type="dxa"/>
          </w:tcPr>
          <w:p w14:paraId="2B93C4E3" w14:textId="77777777" w:rsidR="009D0237" w:rsidRPr="00BF52A2" w:rsidRDefault="009D0237" w:rsidP="008B38AD">
            <w:pPr>
              <w:jc w:val="both"/>
              <w:rPr>
                <w:rFonts w:ascii="Candara" w:hAnsi="Candara"/>
                <w:bCs/>
              </w:rPr>
            </w:pPr>
            <w:r w:rsidRPr="00BF52A2">
              <w:rPr>
                <w:rFonts w:ascii="Candara" w:hAnsi="Candara"/>
                <w:bCs/>
              </w:rPr>
              <w:t>UDUNG UKO</w:t>
            </w:r>
          </w:p>
        </w:tc>
        <w:tc>
          <w:tcPr>
            <w:tcW w:w="2409" w:type="dxa"/>
          </w:tcPr>
          <w:p w14:paraId="5EF51573" w14:textId="4E2D7540" w:rsidR="009D0237" w:rsidRPr="00BF52A2" w:rsidRDefault="009D0237" w:rsidP="008B38AD">
            <w:pPr>
              <w:jc w:val="both"/>
              <w:rPr>
                <w:rFonts w:ascii="Candara" w:hAnsi="Candara"/>
              </w:rPr>
            </w:pPr>
            <w:r>
              <w:rPr>
                <w:rFonts w:ascii="Candara" w:hAnsi="Candara"/>
              </w:rPr>
              <w:t>6</w:t>
            </w:r>
            <w:r w:rsidR="00BD25E7">
              <w:rPr>
                <w:rFonts w:ascii="Candara" w:hAnsi="Candara"/>
              </w:rPr>
              <w:t>0</w:t>
            </w:r>
            <w:r w:rsidRPr="00BF52A2">
              <w:rPr>
                <w:rFonts w:ascii="Candara" w:hAnsi="Candara"/>
              </w:rPr>
              <w:t xml:space="preserve"> (</w:t>
            </w:r>
            <w:r w:rsidR="00BD25E7">
              <w:rPr>
                <w:rFonts w:ascii="Candara" w:hAnsi="Candara"/>
              </w:rPr>
              <w:t>18</w:t>
            </w:r>
            <w:r>
              <w:rPr>
                <w:rFonts w:ascii="Candara" w:hAnsi="Candara"/>
              </w:rPr>
              <w:t xml:space="preserve"> </w:t>
            </w:r>
            <w:r w:rsidRPr="00BF52A2">
              <w:rPr>
                <w:rFonts w:ascii="Candara" w:hAnsi="Candara"/>
              </w:rPr>
              <w:t xml:space="preserve">M, </w:t>
            </w:r>
            <w:r w:rsidR="00BD25E7">
              <w:rPr>
                <w:rFonts w:ascii="Candara" w:hAnsi="Candara"/>
              </w:rPr>
              <w:t>42</w:t>
            </w:r>
            <w:r w:rsidRPr="00BF52A2">
              <w:rPr>
                <w:rFonts w:ascii="Candara" w:hAnsi="Candara"/>
              </w:rPr>
              <w:t xml:space="preserve"> F)</w:t>
            </w:r>
          </w:p>
        </w:tc>
        <w:tc>
          <w:tcPr>
            <w:tcW w:w="2410" w:type="dxa"/>
          </w:tcPr>
          <w:p w14:paraId="7B44D213" w14:textId="049B0B53" w:rsidR="009D0237" w:rsidRPr="00BF52A2" w:rsidRDefault="00BD25E7" w:rsidP="008B38AD">
            <w:pPr>
              <w:jc w:val="both"/>
              <w:rPr>
                <w:rFonts w:ascii="Candara" w:hAnsi="Candara"/>
              </w:rPr>
            </w:pPr>
            <w:r>
              <w:rPr>
                <w:rFonts w:ascii="Candara" w:hAnsi="Candara"/>
              </w:rPr>
              <w:t>34</w:t>
            </w:r>
            <w:r w:rsidR="009D0237" w:rsidRPr="00BF52A2">
              <w:rPr>
                <w:rFonts w:ascii="Candara" w:hAnsi="Candara"/>
              </w:rPr>
              <w:t xml:space="preserve"> (</w:t>
            </w:r>
            <w:r>
              <w:rPr>
                <w:rFonts w:ascii="Candara" w:hAnsi="Candara"/>
              </w:rPr>
              <w:t>6</w:t>
            </w:r>
            <w:r w:rsidR="009D0237" w:rsidRPr="00BF52A2">
              <w:rPr>
                <w:rFonts w:ascii="Candara" w:hAnsi="Candara"/>
              </w:rPr>
              <w:t xml:space="preserve"> M, </w:t>
            </w:r>
            <w:r>
              <w:rPr>
                <w:rFonts w:ascii="Candara" w:hAnsi="Candara"/>
              </w:rPr>
              <w:t>28</w:t>
            </w:r>
            <w:r w:rsidR="009D0237" w:rsidRPr="00BF52A2">
              <w:rPr>
                <w:rFonts w:ascii="Candara" w:hAnsi="Candara"/>
              </w:rPr>
              <w:t xml:space="preserve"> F)</w:t>
            </w:r>
          </w:p>
        </w:tc>
        <w:tc>
          <w:tcPr>
            <w:tcW w:w="2409" w:type="dxa"/>
          </w:tcPr>
          <w:p w14:paraId="1A3C1DA3" w14:textId="6D334341" w:rsidR="009D0237" w:rsidRPr="00BF52A2" w:rsidRDefault="00BD25E7" w:rsidP="008B38AD">
            <w:pPr>
              <w:jc w:val="both"/>
              <w:rPr>
                <w:rFonts w:ascii="Candara" w:hAnsi="Candara"/>
              </w:rPr>
            </w:pPr>
            <w:r>
              <w:rPr>
                <w:rFonts w:ascii="Candara" w:hAnsi="Candara"/>
              </w:rPr>
              <w:t>26</w:t>
            </w:r>
            <w:r w:rsidR="009D0237" w:rsidRPr="00BF52A2">
              <w:rPr>
                <w:rFonts w:ascii="Candara" w:hAnsi="Candara"/>
              </w:rPr>
              <w:t>(</w:t>
            </w:r>
            <w:r w:rsidR="009D0237">
              <w:rPr>
                <w:rFonts w:ascii="Candara" w:hAnsi="Candara"/>
              </w:rPr>
              <w:t>1</w:t>
            </w:r>
            <w:r>
              <w:rPr>
                <w:rFonts w:ascii="Candara" w:hAnsi="Candara"/>
              </w:rPr>
              <w:t>2</w:t>
            </w:r>
            <w:r w:rsidR="009D0237">
              <w:rPr>
                <w:rFonts w:ascii="Candara" w:hAnsi="Candara"/>
              </w:rPr>
              <w:t xml:space="preserve"> </w:t>
            </w:r>
            <w:r w:rsidR="009D0237" w:rsidRPr="00BF52A2">
              <w:rPr>
                <w:rFonts w:ascii="Candara" w:hAnsi="Candara"/>
              </w:rPr>
              <w:t xml:space="preserve">M, </w:t>
            </w:r>
            <w:r>
              <w:rPr>
                <w:rFonts w:ascii="Candara" w:hAnsi="Candara"/>
              </w:rPr>
              <w:t>14</w:t>
            </w:r>
            <w:r w:rsidR="009D0237" w:rsidRPr="00BF52A2">
              <w:rPr>
                <w:rFonts w:ascii="Candara" w:hAnsi="Candara"/>
              </w:rPr>
              <w:t xml:space="preserve"> F)</w:t>
            </w:r>
          </w:p>
        </w:tc>
      </w:tr>
      <w:tr w:rsidR="009D0237" w:rsidRPr="008D4329" w14:paraId="5121206B" w14:textId="77777777" w:rsidTr="008B38AD">
        <w:trPr>
          <w:trHeight w:val="423"/>
        </w:trPr>
        <w:tc>
          <w:tcPr>
            <w:tcW w:w="2387" w:type="dxa"/>
          </w:tcPr>
          <w:p w14:paraId="1B0D99CC" w14:textId="77777777" w:rsidR="009D0237" w:rsidRPr="00BF52A2" w:rsidRDefault="009D0237" w:rsidP="008B38AD">
            <w:pPr>
              <w:jc w:val="both"/>
              <w:rPr>
                <w:rFonts w:ascii="Candara" w:hAnsi="Candara"/>
                <w:bCs/>
              </w:rPr>
            </w:pPr>
            <w:r w:rsidRPr="00BF52A2">
              <w:rPr>
                <w:rFonts w:ascii="Candara" w:hAnsi="Candara"/>
                <w:bCs/>
              </w:rPr>
              <w:t>MBO</w:t>
            </w:r>
          </w:p>
        </w:tc>
        <w:tc>
          <w:tcPr>
            <w:tcW w:w="2409" w:type="dxa"/>
          </w:tcPr>
          <w:p w14:paraId="73D1F81B" w14:textId="39A36260" w:rsidR="009D0237" w:rsidRPr="00BF52A2" w:rsidRDefault="00BD25E7" w:rsidP="008B38AD">
            <w:pPr>
              <w:jc w:val="both"/>
              <w:rPr>
                <w:rFonts w:ascii="Candara" w:hAnsi="Candara"/>
              </w:rPr>
            </w:pPr>
            <w:r>
              <w:rPr>
                <w:rFonts w:ascii="Candara" w:hAnsi="Candara"/>
              </w:rPr>
              <w:t>262</w:t>
            </w:r>
            <w:r w:rsidR="009D0237" w:rsidRPr="00BF52A2">
              <w:rPr>
                <w:rFonts w:ascii="Candara" w:hAnsi="Candara"/>
              </w:rPr>
              <w:t xml:space="preserve"> (</w:t>
            </w:r>
            <w:r>
              <w:rPr>
                <w:rFonts w:ascii="Candara" w:hAnsi="Candara"/>
              </w:rPr>
              <w:t>82</w:t>
            </w:r>
            <w:r w:rsidR="009D0237" w:rsidRPr="00BF52A2">
              <w:rPr>
                <w:rFonts w:ascii="Candara" w:hAnsi="Candara"/>
              </w:rPr>
              <w:t xml:space="preserve"> M, </w:t>
            </w:r>
            <w:r>
              <w:rPr>
                <w:rFonts w:ascii="Candara" w:hAnsi="Candara"/>
              </w:rPr>
              <w:t>80</w:t>
            </w:r>
            <w:r w:rsidR="009D0237" w:rsidRPr="00BF52A2">
              <w:rPr>
                <w:rFonts w:ascii="Candara" w:hAnsi="Candara"/>
              </w:rPr>
              <w:t>F)</w:t>
            </w:r>
          </w:p>
        </w:tc>
        <w:tc>
          <w:tcPr>
            <w:tcW w:w="2410" w:type="dxa"/>
          </w:tcPr>
          <w:p w14:paraId="59280B35" w14:textId="0BF973DC" w:rsidR="009D0237" w:rsidRPr="00BF52A2" w:rsidRDefault="00BD25E7" w:rsidP="008B38AD">
            <w:pPr>
              <w:jc w:val="both"/>
              <w:rPr>
                <w:rFonts w:ascii="Candara" w:hAnsi="Candara"/>
                <w:b/>
              </w:rPr>
            </w:pPr>
            <w:r>
              <w:rPr>
                <w:rFonts w:ascii="Candara" w:hAnsi="Candara"/>
              </w:rPr>
              <w:t>110</w:t>
            </w:r>
            <w:r w:rsidR="009D0237" w:rsidRPr="00BF52A2">
              <w:rPr>
                <w:rFonts w:ascii="Candara" w:hAnsi="Candara"/>
              </w:rPr>
              <w:t xml:space="preserve"> (</w:t>
            </w:r>
            <w:r>
              <w:rPr>
                <w:rFonts w:ascii="Candara" w:hAnsi="Candara"/>
              </w:rPr>
              <w:t>21</w:t>
            </w:r>
            <w:r w:rsidR="009D0237" w:rsidRPr="00BF52A2">
              <w:rPr>
                <w:rFonts w:ascii="Candara" w:hAnsi="Candara"/>
              </w:rPr>
              <w:t xml:space="preserve"> M, </w:t>
            </w:r>
            <w:r>
              <w:rPr>
                <w:rFonts w:ascii="Candara" w:hAnsi="Candara"/>
              </w:rPr>
              <w:t>89</w:t>
            </w:r>
            <w:r w:rsidR="009D0237" w:rsidRPr="00BF52A2">
              <w:rPr>
                <w:rFonts w:ascii="Candara" w:hAnsi="Candara"/>
              </w:rPr>
              <w:t>F)</w:t>
            </w:r>
          </w:p>
        </w:tc>
        <w:tc>
          <w:tcPr>
            <w:tcW w:w="2409" w:type="dxa"/>
          </w:tcPr>
          <w:p w14:paraId="7042E391" w14:textId="1F301FB9" w:rsidR="009D0237" w:rsidRPr="00BF52A2" w:rsidRDefault="009D0237" w:rsidP="008B38AD">
            <w:pPr>
              <w:jc w:val="both"/>
              <w:rPr>
                <w:rFonts w:ascii="Candara" w:hAnsi="Candara"/>
                <w:b/>
              </w:rPr>
            </w:pPr>
            <w:r>
              <w:rPr>
                <w:rFonts w:ascii="Candara" w:hAnsi="Candara"/>
              </w:rPr>
              <w:t>1</w:t>
            </w:r>
            <w:r w:rsidR="00BD25E7">
              <w:rPr>
                <w:rFonts w:ascii="Candara" w:hAnsi="Candara"/>
              </w:rPr>
              <w:t>52</w:t>
            </w:r>
            <w:r w:rsidRPr="00BF52A2">
              <w:rPr>
                <w:rFonts w:ascii="Candara" w:hAnsi="Candara"/>
              </w:rPr>
              <w:t xml:space="preserve"> </w:t>
            </w:r>
            <w:r>
              <w:rPr>
                <w:rFonts w:ascii="Candara" w:hAnsi="Candara"/>
              </w:rPr>
              <w:t>(</w:t>
            </w:r>
            <w:r w:rsidR="00BD25E7">
              <w:rPr>
                <w:rFonts w:ascii="Candara" w:hAnsi="Candara"/>
              </w:rPr>
              <w:t xml:space="preserve"> 61</w:t>
            </w:r>
            <w:r w:rsidRPr="00BF52A2">
              <w:rPr>
                <w:rFonts w:ascii="Candara" w:hAnsi="Candara"/>
              </w:rPr>
              <w:t xml:space="preserve"> M, </w:t>
            </w:r>
            <w:r w:rsidR="00BD25E7">
              <w:rPr>
                <w:rFonts w:ascii="Candara" w:hAnsi="Candara"/>
              </w:rPr>
              <w:t>91</w:t>
            </w:r>
            <w:r w:rsidRPr="00BF52A2">
              <w:rPr>
                <w:rFonts w:ascii="Candara" w:hAnsi="Candara"/>
              </w:rPr>
              <w:t xml:space="preserve"> F)</w:t>
            </w:r>
          </w:p>
        </w:tc>
      </w:tr>
      <w:tr w:rsidR="009D0237" w:rsidRPr="008D4329" w14:paraId="6661FB9F" w14:textId="77777777" w:rsidTr="008B38AD">
        <w:trPr>
          <w:trHeight w:val="473"/>
        </w:trPr>
        <w:tc>
          <w:tcPr>
            <w:tcW w:w="2387" w:type="dxa"/>
          </w:tcPr>
          <w:p w14:paraId="7EE594B0" w14:textId="77777777" w:rsidR="009D0237" w:rsidRPr="00BF52A2" w:rsidRDefault="009D0237" w:rsidP="008B38AD">
            <w:pPr>
              <w:jc w:val="both"/>
              <w:rPr>
                <w:rFonts w:ascii="Candara" w:hAnsi="Candara"/>
                <w:bCs/>
              </w:rPr>
            </w:pPr>
            <w:r w:rsidRPr="00BF52A2">
              <w:rPr>
                <w:rFonts w:ascii="Candara" w:hAnsi="Candara"/>
                <w:bCs/>
              </w:rPr>
              <w:t>OKOBO</w:t>
            </w:r>
          </w:p>
        </w:tc>
        <w:tc>
          <w:tcPr>
            <w:tcW w:w="2409" w:type="dxa"/>
          </w:tcPr>
          <w:p w14:paraId="488632C0" w14:textId="6C4FB444" w:rsidR="009D0237" w:rsidRPr="00BF52A2" w:rsidRDefault="00BD25E7" w:rsidP="008B38AD">
            <w:pPr>
              <w:jc w:val="both"/>
              <w:rPr>
                <w:rFonts w:ascii="Candara" w:hAnsi="Candara"/>
              </w:rPr>
            </w:pPr>
            <w:r>
              <w:rPr>
                <w:rFonts w:ascii="Candara" w:hAnsi="Candara"/>
              </w:rPr>
              <w:t>670</w:t>
            </w:r>
            <w:r w:rsidR="009D0237" w:rsidRPr="00BF52A2">
              <w:rPr>
                <w:rFonts w:ascii="Candara" w:hAnsi="Candara"/>
              </w:rPr>
              <w:t xml:space="preserve"> (</w:t>
            </w:r>
            <w:r w:rsidR="00184934">
              <w:rPr>
                <w:rFonts w:ascii="Candara" w:hAnsi="Candara"/>
              </w:rPr>
              <w:t>236</w:t>
            </w:r>
            <w:r w:rsidR="009D0237" w:rsidRPr="00BF52A2">
              <w:rPr>
                <w:rFonts w:ascii="Candara" w:hAnsi="Candara"/>
              </w:rPr>
              <w:t xml:space="preserve"> M, </w:t>
            </w:r>
            <w:r w:rsidR="00184934">
              <w:rPr>
                <w:rFonts w:ascii="Candara" w:hAnsi="Candara"/>
              </w:rPr>
              <w:t>434</w:t>
            </w:r>
            <w:r w:rsidR="009D0237" w:rsidRPr="00BF52A2">
              <w:rPr>
                <w:rFonts w:ascii="Candara" w:hAnsi="Candara"/>
              </w:rPr>
              <w:t xml:space="preserve"> F)</w:t>
            </w:r>
          </w:p>
        </w:tc>
        <w:tc>
          <w:tcPr>
            <w:tcW w:w="2410" w:type="dxa"/>
          </w:tcPr>
          <w:p w14:paraId="5F55D1AE" w14:textId="4E7BC9E4" w:rsidR="009D0237" w:rsidRPr="00BF52A2" w:rsidRDefault="00184934" w:rsidP="008B38AD">
            <w:pPr>
              <w:jc w:val="both"/>
              <w:rPr>
                <w:rFonts w:ascii="Candara" w:hAnsi="Candara"/>
                <w:b/>
              </w:rPr>
            </w:pPr>
            <w:r>
              <w:rPr>
                <w:rFonts w:ascii="Candara" w:hAnsi="Candara"/>
              </w:rPr>
              <w:t>347</w:t>
            </w:r>
            <w:r w:rsidR="009D0237" w:rsidRPr="00BF52A2">
              <w:rPr>
                <w:rFonts w:ascii="Candara" w:hAnsi="Candara"/>
              </w:rPr>
              <w:t xml:space="preserve"> (</w:t>
            </w:r>
            <w:r>
              <w:rPr>
                <w:rFonts w:ascii="Candara" w:hAnsi="Candara"/>
              </w:rPr>
              <w:t>115</w:t>
            </w:r>
            <w:r w:rsidR="009D0237" w:rsidRPr="00BF52A2">
              <w:rPr>
                <w:rFonts w:ascii="Candara" w:hAnsi="Candara"/>
              </w:rPr>
              <w:t xml:space="preserve">M, </w:t>
            </w:r>
            <w:r w:rsidR="009D0237">
              <w:rPr>
                <w:rFonts w:ascii="Candara" w:hAnsi="Candara"/>
              </w:rPr>
              <w:t>2</w:t>
            </w:r>
            <w:r>
              <w:rPr>
                <w:rFonts w:ascii="Candara" w:hAnsi="Candara"/>
              </w:rPr>
              <w:t>32</w:t>
            </w:r>
            <w:r w:rsidR="009D0237" w:rsidRPr="00BF52A2">
              <w:rPr>
                <w:rFonts w:ascii="Candara" w:hAnsi="Candara"/>
              </w:rPr>
              <w:t xml:space="preserve"> F)</w:t>
            </w:r>
          </w:p>
        </w:tc>
        <w:tc>
          <w:tcPr>
            <w:tcW w:w="2409" w:type="dxa"/>
          </w:tcPr>
          <w:p w14:paraId="7A59E98F" w14:textId="0EBA42CE" w:rsidR="009D0237" w:rsidRPr="00BF52A2" w:rsidRDefault="009D0237" w:rsidP="008B38AD">
            <w:pPr>
              <w:jc w:val="both"/>
              <w:rPr>
                <w:rFonts w:ascii="Candara" w:hAnsi="Candara"/>
                <w:b/>
              </w:rPr>
            </w:pPr>
            <w:r>
              <w:rPr>
                <w:rFonts w:ascii="Candara" w:hAnsi="Candara"/>
              </w:rPr>
              <w:t>3</w:t>
            </w:r>
            <w:r w:rsidR="00184934">
              <w:rPr>
                <w:rFonts w:ascii="Candara" w:hAnsi="Candara"/>
              </w:rPr>
              <w:t>23</w:t>
            </w:r>
            <w:r w:rsidRPr="00BF52A2">
              <w:rPr>
                <w:rFonts w:ascii="Candara" w:hAnsi="Candara"/>
              </w:rPr>
              <w:t xml:space="preserve"> (</w:t>
            </w:r>
            <w:r w:rsidR="00184934">
              <w:rPr>
                <w:rFonts w:ascii="Candara" w:hAnsi="Candara"/>
              </w:rPr>
              <w:t>121</w:t>
            </w:r>
            <w:r w:rsidRPr="00BF52A2">
              <w:rPr>
                <w:rFonts w:ascii="Candara" w:hAnsi="Candara"/>
              </w:rPr>
              <w:t xml:space="preserve"> M, </w:t>
            </w:r>
            <w:r>
              <w:rPr>
                <w:rFonts w:ascii="Candara" w:hAnsi="Candara"/>
              </w:rPr>
              <w:t>2</w:t>
            </w:r>
            <w:r w:rsidR="00184934">
              <w:rPr>
                <w:rFonts w:ascii="Candara" w:hAnsi="Candara"/>
              </w:rPr>
              <w:t>02</w:t>
            </w:r>
            <w:r w:rsidRPr="00BF52A2">
              <w:rPr>
                <w:rFonts w:ascii="Candara" w:hAnsi="Candara"/>
              </w:rPr>
              <w:t xml:space="preserve"> F)</w:t>
            </w:r>
          </w:p>
        </w:tc>
      </w:tr>
      <w:tr w:rsidR="009D0237" w:rsidRPr="008D4329" w14:paraId="50EFFACD" w14:textId="77777777" w:rsidTr="008B38AD">
        <w:trPr>
          <w:trHeight w:val="522"/>
        </w:trPr>
        <w:tc>
          <w:tcPr>
            <w:tcW w:w="2387" w:type="dxa"/>
          </w:tcPr>
          <w:p w14:paraId="57FEF986" w14:textId="77777777" w:rsidR="009D0237" w:rsidRPr="00BF52A2" w:rsidRDefault="009D0237" w:rsidP="008B38AD">
            <w:pPr>
              <w:jc w:val="both"/>
              <w:rPr>
                <w:rFonts w:ascii="Candara" w:hAnsi="Candara"/>
                <w:b/>
              </w:rPr>
            </w:pPr>
            <w:r w:rsidRPr="00BF52A2">
              <w:rPr>
                <w:rFonts w:ascii="Candara" w:hAnsi="Candara"/>
                <w:b/>
              </w:rPr>
              <w:t>TOTAL</w:t>
            </w:r>
          </w:p>
        </w:tc>
        <w:tc>
          <w:tcPr>
            <w:tcW w:w="2409" w:type="dxa"/>
          </w:tcPr>
          <w:p w14:paraId="6BB75FB2" w14:textId="765A3A1D" w:rsidR="009D0237" w:rsidRPr="00A4102E" w:rsidRDefault="009D0237" w:rsidP="008B38AD">
            <w:pPr>
              <w:jc w:val="both"/>
              <w:rPr>
                <w:rFonts w:ascii="Candara" w:hAnsi="Candara"/>
                <w:b/>
                <w:bCs/>
              </w:rPr>
            </w:pPr>
            <w:r w:rsidRPr="00A4102E">
              <w:rPr>
                <w:rFonts w:ascii="Candara" w:hAnsi="Candara"/>
                <w:b/>
                <w:bCs/>
              </w:rPr>
              <w:t xml:space="preserve"> 1,</w:t>
            </w:r>
            <w:r>
              <w:rPr>
                <w:rFonts w:ascii="Candara" w:hAnsi="Candara"/>
                <w:b/>
                <w:bCs/>
              </w:rPr>
              <w:t>0</w:t>
            </w:r>
            <w:r w:rsidR="00184934">
              <w:rPr>
                <w:rFonts w:ascii="Candara" w:hAnsi="Candara"/>
                <w:b/>
                <w:bCs/>
              </w:rPr>
              <w:t>92</w:t>
            </w:r>
            <w:r w:rsidRPr="00A4102E">
              <w:rPr>
                <w:rFonts w:ascii="Candara" w:hAnsi="Candara"/>
                <w:b/>
                <w:bCs/>
              </w:rPr>
              <w:t xml:space="preserve"> </w:t>
            </w:r>
            <w:r w:rsidRPr="00A4102E">
              <w:rPr>
                <w:rFonts w:ascii="Candara" w:hAnsi="Candara"/>
                <w:b/>
                <w:bCs/>
                <w:lang w:val="en-GB"/>
              </w:rPr>
              <w:t>(</w:t>
            </w:r>
            <w:r w:rsidR="00184934">
              <w:rPr>
                <w:rFonts w:ascii="Candara" w:hAnsi="Candara"/>
                <w:b/>
                <w:bCs/>
                <w:lang w:val="en-GB"/>
              </w:rPr>
              <w:t>385</w:t>
            </w:r>
            <w:r w:rsidRPr="00A4102E">
              <w:rPr>
                <w:rFonts w:ascii="Candara" w:hAnsi="Candara"/>
                <w:b/>
                <w:bCs/>
                <w:lang w:val="en-GB"/>
              </w:rPr>
              <w:t xml:space="preserve"> M, </w:t>
            </w:r>
            <w:r w:rsidR="00184934">
              <w:rPr>
                <w:rFonts w:ascii="Candara" w:hAnsi="Candara"/>
                <w:b/>
                <w:bCs/>
                <w:lang w:val="en-GB"/>
              </w:rPr>
              <w:t xml:space="preserve">707 </w:t>
            </w:r>
            <w:r w:rsidRPr="00A4102E">
              <w:rPr>
                <w:rFonts w:ascii="Candara" w:hAnsi="Candara"/>
                <w:b/>
                <w:bCs/>
                <w:lang w:val="en-GB"/>
              </w:rPr>
              <w:t>F)</w:t>
            </w:r>
          </w:p>
        </w:tc>
        <w:tc>
          <w:tcPr>
            <w:tcW w:w="2410" w:type="dxa"/>
          </w:tcPr>
          <w:p w14:paraId="74DF1D95" w14:textId="6FBE2358" w:rsidR="009D0237" w:rsidRPr="00BF52A2" w:rsidRDefault="00184934" w:rsidP="008B38AD">
            <w:pPr>
              <w:jc w:val="both"/>
              <w:rPr>
                <w:rFonts w:ascii="Candara" w:hAnsi="Candara"/>
                <w:b/>
              </w:rPr>
            </w:pPr>
            <w:r>
              <w:rPr>
                <w:rFonts w:ascii="Candara" w:hAnsi="Candara"/>
                <w:b/>
              </w:rPr>
              <w:t>533</w:t>
            </w:r>
            <w:r w:rsidR="009D0237">
              <w:rPr>
                <w:rFonts w:ascii="Candara" w:hAnsi="Candara"/>
                <w:b/>
              </w:rPr>
              <w:t xml:space="preserve"> (1</w:t>
            </w:r>
            <w:r>
              <w:rPr>
                <w:rFonts w:ascii="Candara" w:hAnsi="Candara"/>
                <w:b/>
              </w:rPr>
              <w:t>55</w:t>
            </w:r>
            <w:r w:rsidR="009D0237">
              <w:rPr>
                <w:rFonts w:ascii="Candara" w:hAnsi="Candara"/>
                <w:b/>
              </w:rPr>
              <w:t xml:space="preserve"> M, 3</w:t>
            </w:r>
            <w:r>
              <w:rPr>
                <w:rFonts w:ascii="Candara" w:hAnsi="Candara"/>
                <w:b/>
              </w:rPr>
              <w:t>78</w:t>
            </w:r>
            <w:r w:rsidR="009D0237">
              <w:rPr>
                <w:rFonts w:ascii="Candara" w:hAnsi="Candara"/>
                <w:b/>
              </w:rPr>
              <w:t xml:space="preserve"> F)</w:t>
            </w:r>
          </w:p>
        </w:tc>
        <w:tc>
          <w:tcPr>
            <w:tcW w:w="2409" w:type="dxa"/>
          </w:tcPr>
          <w:p w14:paraId="2E7EC8F4" w14:textId="7C2DEC51" w:rsidR="009D0237" w:rsidRPr="00BF52A2" w:rsidRDefault="00184934" w:rsidP="008B38AD">
            <w:pPr>
              <w:jc w:val="both"/>
              <w:rPr>
                <w:rFonts w:ascii="Candara" w:hAnsi="Candara"/>
                <w:b/>
              </w:rPr>
            </w:pPr>
            <w:r>
              <w:rPr>
                <w:rFonts w:ascii="Candara" w:hAnsi="Candara"/>
                <w:b/>
              </w:rPr>
              <w:t>559</w:t>
            </w:r>
            <w:r w:rsidR="009D0237">
              <w:rPr>
                <w:rFonts w:ascii="Candara" w:hAnsi="Candara"/>
                <w:b/>
              </w:rPr>
              <w:t xml:space="preserve">  (</w:t>
            </w:r>
            <w:r>
              <w:rPr>
                <w:rFonts w:ascii="Candara" w:hAnsi="Candara"/>
                <w:b/>
              </w:rPr>
              <w:t>230</w:t>
            </w:r>
            <w:r w:rsidR="009D0237">
              <w:rPr>
                <w:rFonts w:ascii="Candara" w:hAnsi="Candara"/>
                <w:b/>
              </w:rPr>
              <w:t xml:space="preserve"> M,  3</w:t>
            </w:r>
            <w:r>
              <w:rPr>
                <w:rFonts w:ascii="Candara" w:hAnsi="Candara"/>
                <w:b/>
              </w:rPr>
              <w:t>29</w:t>
            </w:r>
            <w:r w:rsidR="009D0237">
              <w:rPr>
                <w:rFonts w:ascii="Candara" w:hAnsi="Candara"/>
                <w:b/>
              </w:rPr>
              <w:t xml:space="preserve"> F)</w:t>
            </w:r>
          </w:p>
        </w:tc>
      </w:tr>
    </w:tbl>
    <w:p w14:paraId="21757339" w14:textId="77777777" w:rsidR="009D0237" w:rsidRPr="008D4329" w:rsidRDefault="009D0237" w:rsidP="009D0237">
      <w:pPr>
        <w:jc w:val="both"/>
        <w:rPr>
          <w:rFonts w:ascii="Candara" w:hAnsi="Candara"/>
          <w:sz w:val="24"/>
          <w:szCs w:val="24"/>
        </w:rPr>
      </w:pPr>
    </w:p>
    <w:p w14:paraId="31D22900" w14:textId="77777777" w:rsidR="009D0237" w:rsidRPr="008D4329" w:rsidRDefault="009D0237" w:rsidP="009D0237">
      <w:pPr>
        <w:pStyle w:val="Heading2"/>
        <w:numPr>
          <w:ilvl w:val="0"/>
          <w:numId w:val="1"/>
        </w:numPr>
        <w:tabs>
          <w:tab w:val="num" w:pos="360"/>
        </w:tabs>
        <w:ind w:left="0" w:firstLine="0"/>
        <w:jc w:val="both"/>
        <w:rPr>
          <w:rFonts w:ascii="Candara" w:hAnsi="Candara"/>
          <w:szCs w:val="24"/>
        </w:rPr>
      </w:pPr>
      <w:r w:rsidRPr="008D4329">
        <w:rPr>
          <w:rFonts w:ascii="Candara" w:hAnsi="Candara"/>
          <w:szCs w:val="24"/>
        </w:rPr>
        <w:t xml:space="preserve">Progress Narrative </w:t>
      </w:r>
    </w:p>
    <w:p w14:paraId="667BAFED" w14:textId="798ED790" w:rsidR="009D0237" w:rsidRPr="00224D1C" w:rsidRDefault="009D0237" w:rsidP="009D0237">
      <w:pPr>
        <w:jc w:val="both"/>
        <w:rPr>
          <w:rFonts w:ascii="Candara" w:hAnsi="Candara"/>
          <w:sz w:val="24"/>
          <w:szCs w:val="24"/>
        </w:rPr>
      </w:pPr>
      <w:r w:rsidRPr="00224D1C">
        <w:rPr>
          <w:rFonts w:ascii="Candara" w:hAnsi="Candara"/>
          <w:sz w:val="24"/>
          <w:szCs w:val="24"/>
        </w:rPr>
        <w:t xml:space="preserve">Gender Norms </w:t>
      </w:r>
      <w:r>
        <w:rPr>
          <w:rFonts w:ascii="Candara" w:hAnsi="Candara"/>
          <w:sz w:val="24"/>
          <w:szCs w:val="24"/>
        </w:rPr>
        <w:t>discussions were held in 1</w:t>
      </w:r>
      <w:r w:rsidR="00961BF0">
        <w:rPr>
          <w:rFonts w:ascii="Candara" w:hAnsi="Candara"/>
          <w:sz w:val="24"/>
          <w:szCs w:val="24"/>
        </w:rPr>
        <w:t>5</w:t>
      </w:r>
      <w:r>
        <w:rPr>
          <w:rFonts w:ascii="Candara" w:hAnsi="Candara"/>
          <w:sz w:val="24"/>
          <w:szCs w:val="24"/>
        </w:rPr>
        <w:t xml:space="preserve"> c</w:t>
      </w:r>
      <w:r w:rsidRPr="00224D1C">
        <w:rPr>
          <w:rFonts w:ascii="Candara" w:hAnsi="Candara"/>
          <w:sz w:val="24"/>
          <w:szCs w:val="24"/>
        </w:rPr>
        <w:t>ommunitie</w:t>
      </w:r>
      <w:r>
        <w:rPr>
          <w:rFonts w:ascii="Candara" w:hAnsi="Candara"/>
          <w:sz w:val="24"/>
          <w:szCs w:val="24"/>
        </w:rPr>
        <w:t xml:space="preserve">s of AWANDECs four (4) LGAs of ICHSSA 1 project implementation in MARCH 2022.  These gender norms discussions was delivered in 10 sessions for parents/caregivers (sessions 1 – 10) and for youths/adolescents aged 10 – 17 years (sessions 1 – 8; 11 – 20) with clear illustrations shown to the participants during the group discussions. The focus of these discussions was on Gender and Sex, Gender-based Violence, Gender and Child Protection, </w:t>
      </w:r>
      <w:r w:rsidR="007C1142">
        <w:rPr>
          <w:rFonts w:ascii="Candara" w:hAnsi="Candara"/>
          <w:sz w:val="24"/>
          <w:szCs w:val="24"/>
        </w:rPr>
        <w:t xml:space="preserve">Early Child Marriage, Neglect of Girl child Education, </w:t>
      </w:r>
      <w:r>
        <w:rPr>
          <w:rFonts w:ascii="Candara" w:hAnsi="Candara"/>
          <w:sz w:val="24"/>
          <w:szCs w:val="24"/>
        </w:rPr>
        <w:t>Male Involvement and Women Empowerment and Sexual and Reproductive Health Education for Adolescents.</w:t>
      </w:r>
    </w:p>
    <w:p w14:paraId="32190984" w14:textId="77777777" w:rsidR="009D0237" w:rsidRDefault="009D0237" w:rsidP="009D0237">
      <w:pPr>
        <w:jc w:val="both"/>
        <w:rPr>
          <w:rFonts w:ascii="Candara" w:hAnsi="Candara"/>
          <w:sz w:val="24"/>
          <w:szCs w:val="24"/>
        </w:rPr>
      </w:pPr>
      <w:r>
        <w:rPr>
          <w:rFonts w:ascii="Candara" w:hAnsi="Candara"/>
          <w:sz w:val="24"/>
          <w:szCs w:val="24"/>
        </w:rPr>
        <w:t xml:space="preserve">Community wide mobilizations of participants was done by Community case workers who were the part of the facilitators alongside Staff members of AWANDEC. The group discussions </w:t>
      </w:r>
      <w:r w:rsidRPr="00224D1C">
        <w:rPr>
          <w:rFonts w:ascii="Candara" w:hAnsi="Candara"/>
          <w:sz w:val="24"/>
          <w:szCs w:val="24"/>
        </w:rPr>
        <w:t>started with opening prayers followed by</w:t>
      </w:r>
      <w:r>
        <w:rPr>
          <w:rFonts w:ascii="Candara" w:hAnsi="Candara"/>
          <w:sz w:val="24"/>
          <w:szCs w:val="24"/>
        </w:rPr>
        <w:t xml:space="preserve"> </w:t>
      </w:r>
      <w:r w:rsidRPr="00224D1C">
        <w:rPr>
          <w:rFonts w:ascii="Candara" w:hAnsi="Candara"/>
          <w:sz w:val="24"/>
          <w:szCs w:val="24"/>
        </w:rPr>
        <w:t>brief</w:t>
      </w:r>
      <w:r>
        <w:rPr>
          <w:rFonts w:ascii="Candara" w:hAnsi="Candara"/>
          <w:sz w:val="24"/>
          <w:szCs w:val="24"/>
        </w:rPr>
        <w:t xml:space="preserve"> </w:t>
      </w:r>
      <w:r w:rsidRPr="00224D1C">
        <w:rPr>
          <w:rFonts w:ascii="Candara" w:hAnsi="Candara"/>
          <w:sz w:val="24"/>
          <w:szCs w:val="24"/>
        </w:rPr>
        <w:t>introduction</w:t>
      </w:r>
      <w:r>
        <w:rPr>
          <w:rFonts w:ascii="Candara" w:hAnsi="Candara"/>
          <w:sz w:val="24"/>
          <w:szCs w:val="24"/>
        </w:rPr>
        <w:t xml:space="preserve"> of the project and implementing organization/partner. The project’s aims of ensuring that vulnerable children are cared for by their families and communities were explained to the understanding of the participants. The overall goal of the gender norms discussion which is to facilitate gender discourse among community members as well as helping the exploration of interpersonal relationships between gender, child protection and HIV while supporting individual, family and community </w:t>
      </w:r>
      <w:r>
        <w:rPr>
          <w:rFonts w:ascii="Candara" w:hAnsi="Candara"/>
          <w:sz w:val="24"/>
          <w:szCs w:val="24"/>
        </w:rPr>
        <w:lastRenderedPageBreak/>
        <w:t>level action plans to mitigate the impact of negative gender norms in our communities was elaborately discussed.</w:t>
      </w:r>
    </w:p>
    <w:p w14:paraId="058ECE72" w14:textId="77777777" w:rsidR="009D0237" w:rsidRDefault="009D0237" w:rsidP="009D0237">
      <w:pPr>
        <w:jc w:val="both"/>
        <w:rPr>
          <w:rFonts w:ascii="Candara" w:hAnsi="Candara"/>
          <w:sz w:val="24"/>
          <w:szCs w:val="24"/>
        </w:rPr>
      </w:pPr>
      <w:r w:rsidRPr="00224D1C">
        <w:rPr>
          <w:rFonts w:ascii="Candara" w:hAnsi="Candara"/>
          <w:sz w:val="24"/>
          <w:szCs w:val="24"/>
        </w:rPr>
        <w:t>Ground rules were e</w:t>
      </w:r>
      <w:r>
        <w:rPr>
          <w:rFonts w:ascii="Candara" w:hAnsi="Candara"/>
          <w:sz w:val="24"/>
          <w:szCs w:val="24"/>
        </w:rPr>
        <w:t>stablished to guide the discussions and</w:t>
      </w:r>
      <w:r w:rsidRPr="00224D1C">
        <w:rPr>
          <w:rFonts w:ascii="Candara" w:hAnsi="Candara"/>
          <w:sz w:val="24"/>
          <w:szCs w:val="24"/>
        </w:rPr>
        <w:t xml:space="preserve"> </w:t>
      </w:r>
      <w:r>
        <w:rPr>
          <w:rFonts w:ascii="Candara" w:hAnsi="Candara"/>
          <w:sz w:val="24"/>
          <w:szCs w:val="24"/>
        </w:rPr>
        <w:t>t</w:t>
      </w:r>
      <w:r w:rsidRPr="00224D1C">
        <w:rPr>
          <w:rFonts w:ascii="Candara" w:hAnsi="Candara"/>
          <w:sz w:val="24"/>
          <w:szCs w:val="24"/>
        </w:rPr>
        <w:t>he facilitators present</w:t>
      </w:r>
      <w:r>
        <w:rPr>
          <w:rFonts w:ascii="Candara" w:hAnsi="Candara"/>
          <w:sz w:val="24"/>
          <w:szCs w:val="24"/>
        </w:rPr>
        <w:t>ed</w:t>
      </w:r>
      <w:r w:rsidRPr="00224D1C">
        <w:rPr>
          <w:rFonts w:ascii="Candara" w:hAnsi="Candara"/>
          <w:sz w:val="24"/>
          <w:szCs w:val="24"/>
        </w:rPr>
        <w:t xml:space="preserve"> the agenda of the training to help the participants understand </w:t>
      </w:r>
      <w:r>
        <w:rPr>
          <w:rFonts w:ascii="Candara" w:hAnsi="Candara"/>
          <w:sz w:val="24"/>
          <w:szCs w:val="24"/>
        </w:rPr>
        <w:t>the different sub-topics of discourse. D</w:t>
      </w:r>
      <w:r w:rsidRPr="00224D1C">
        <w:rPr>
          <w:rFonts w:ascii="Candara" w:hAnsi="Candara"/>
          <w:sz w:val="24"/>
          <w:szCs w:val="24"/>
        </w:rPr>
        <w:t xml:space="preserve">iscussion guides </w:t>
      </w:r>
      <w:r>
        <w:rPr>
          <w:rFonts w:ascii="Candara" w:hAnsi="Candara"/>
          <w:sz w:val="24"/>
          <w:szCs w:val="24"/>
        </w:rPr>
        <w:t xml:space="preserve">and illustrations </w:t>
      </w:r>
      <w:r w:rsidRPr="00224D1C">
        <w:rPr>
          <w:rFonts w:ascii="Candara" w:hAnsi="Candara"/>
          <w:sz w:val="24"/>
          <w:szCs w:val="24"/>
        </w:rPr>
        <w:t xml:space="preserve">were used </w:t>
      </w:r>
      <w:r>
        <w:rPr>
          <w:rFonts w:ascii="Candara" w:hAnsi="Candara"/>
          <w:sz w:val="24"/>
          <w:szCs w:val="24"/>
        </w:rPr>
        <w:t>and topics were discussed in the order which they were arranged in the discussion guide.</w:t>
      </w:r>
    </w:p>
    <w:p w14:paraId="52929573" w14:textId="77777777" w:rsidR="009D0237" w:rsidRDefault="009D0237" w:rsidP="009D0237">
      <w:pPr>
        <w:jc w:val="both"/>
        <w:rPr>
          <w:rFonts w:ascii="Candara" w:hAnsi="Candara"/>
          <w:sz w:val="24"/>
          <w:szCs w:val="24"/>
        </w:rPr>
      </w:pPr>
      <w:r>
        <w:rPr>
          <w:rFonts w:ascii="Candara" w:hAnsi="Candara"/>
          <w:sz w:val="24"/>
          <w:szCs w:val="24"/>
        </w:rPr>
        <w:t>Discussions were quite participatory as the participants were encouraged to share opinions and views on the different sub-topics of discourse. Participants (caregivers) were asked by facilitators to share their views on parenting styles they adopt and how it positively impacts their children. The facilitators then highlighted that some parenting styles may also hinder our children’s proper development and increase their vulnerability to crime, abuse and poverty.</w:t>
      </w:r>
    </w:p>
    <w:p w14:paraId="5C7C32CB" w14:textId="77777777" w:rsidR="009D0237" w:rsidRDefault="009D0237" w:rsidP="009D0237">
      <w:pPr>
        <w:jc w:val="both"/>
        <w:rPr>
          <w:rFonts w:ascii="Candara" w:hAnsi="Candara"/>
          <w:sz w:val="24"/>
          <w:szCs w:val="24"/>
        </w:rPr>
      </w:pPr>
      <w:r>
        <w:rPr>
          <w:rFonts w:ascii="Candara" w:hAnsi="Candara"/>
          <w:sz w:val="24"/>
          <w:szCs w:val="24"/>
        </w:rPr>
        <w:t xml:space="preserve">Various gender perceptions practiced in our communities that increase a child’s vulnerability status includes; </w:t>
      </w:r>
    </w:p>
    <w:p w14:paraId="23B583AB" w14:textId="77777777" w:rsidR="009D0237" w:rsidRDefault="009D0237" w:rsidP="009D0237">
      <w:pPr>
        <w:pStyle w:val="ListParagraph"/>
        <w:numPr>
          <w:ilvl w:val="0"/>
          <w:numId w:val="7"/>
        </w:numPr>
        <w:jc w:val="both"/>
        <w:rPr>
          <w:rFonts w:ascii="Candara" w:hAnsi="Candara"/>
          <w:sz w:val="24"/>
          <w:szCs w:val="24"/>
        </w:rPr>
      </w:pPr>
      <w:r>
        <w:rPr>
          <w:rFonts w:ascii="Candara" w:hAnsi="Candara"/>
          <w:sz w:val="24"/>
          <w:szCs w:val="24"/>
        </w:rPr>
        <w:t>Perception that women/girls are solely responsible for caregiving and household chores which negatively affects girls’ school attendance.</w:t>
      </w:r>
    </w:p>
    <w:p w14:paraId="0588FC82" w14:textId="77777777" w:rsidR="009D0237" w:rsidRDefault="009D0237" w:rsidP="009D0237">
      <w:pPr>
        <w:pStyle w:val="ListParagraph"/>
        <w:numPr>
          <w:ilvl w:val="0"/>
          <w:numId w:val="7"/>
        </w:numPr>
        <w:jc w:val="both"/>
        <w:rPr>
          <w:rFonts w:ascii="Candara" w:hAnsi="Candara"/>
          <w:sz w:val="24"/>
          <w:szCs w:val="24"/>
        </w:rPr>
      </w:pPr>
      <w:r>
        <w:rPr>
          <w:rFonts w:ascii="Candara" w:hAnsi="Candara"/>
          <w:sz w:val="24"/>
          <w:szCs w:val="24"/>
        </w:rPr>
        <w:t xml:space="preserve">Prioritization of the needs of boys over girls. </w:t>
      </w:r>
    </w:p>
    <w:p w14:paraId="734BC258" w14:textId="00EA0B48" w:rsidR="009D0237" w:rsidRPr="00BF52A2" w:rsidRDefault="009D0237" w:rsidP="009D0237">
      <w:pPr>
        <w:pStyle w:val="ListParagraph"/>
        <w:numPr>
          <w:ilvl w:val="0"/>
          <w:numId w:val="7"/>
        </w:numPr>
        <w:jc w:val="both"/>
        <w:rPr>
          <w:rFonts w:ascii="Candara" w:hAnsi="Candara"/>
          <w:sz w:val="24"/>
          <w:szCs w:val="24"/>
        </w:rPr>
      </w:pPr>
      <w:r>
        <w:rPr>
          <w:rFonts w:ascii="Candara" w:hAnsi="Candara"/>
          <w:sz w:val="24"/>
          <w:szCs w:val="24"/>
        </w:rPr>
        <w:t>Low turn</w:t>
      </w:r>
      <w:r w:rsidR="00920D7D">
        <w:rPr>
          <w:rFonts w:ascii="Candara" w:hAnsi="Candara"/>
          <w:sz w:val="24"/>
          <w:szCs w:val="24"/>
        </w:rPr>
        <w:t>-</w:t>
      </w:r>
      <w:r>
        <w:rPr>
          <w:rFonts w:ascii="Candara" w:hAnsi="Candara"/>
          <w:sz w:val="24"/>
          <w:szCs w:val="24"/>
        </w:rPr>
        <w:t>out of children in school</w:t>
      </w:r>
    </w:p>
    <w:p w14:paraId="3C6B8FDF" w14:textId="77777777" w:rsidR="009D0237" w:rsidRDefault="009D0237" w:rsidP="009D0237">
      <w:pPr>
        <w:jc w:val="both"/>
        <w:rPr>
          <w:rFonts w:ascii="Candara" w:hAnsi="Candara"/>
          <w:sz w:val="24"/>
          <w:szCs w:val="24"/>
        </w:rPr>
      </w:pPr>
      <w:r>
        <w:rPr>
          <w:rFonts w:ascii="Candara" w:hAnsi="Candara"/>
          <w:sz w:val="24"/>
          <w:szCs w:val="24"/>
        </w:rPr>
        <w:t xml:space="preserve">Participants were given opportunities to ask questions and make contributions on gender perceptions and gender roles in their households and communities. </w:t>
      </w:r>
    </w:p>
    <w:p w14:paraId="057B390E" w14:textId="77777777" w:rsidR="009D0237" w:rsidRDefault="009D0237" w:rsidP="009D0237">
      <w:pPr>
        <w:jc w:val="both"/>
        <w:rPr>
          <w:rFonts w:ascii="Candara" w:hAnsi="Candara"/>
          <w:sz w:val="24"/>
          <w:szCs w:val="24"/>
        </w:rPr>
      </w:pPr>
      <w:r>
        <w:rPr>
          <w:rFonts w:ascii="Candara" w:hAnsi="Candara"/>
          <w:sz w:val="24"/>
          <w:szCs w:val="24"/>
        </w:rPr>
        <w:t xml:space="preserve">Below are some of questions asked by the participants and answers given. </w:t>
      </w:r>
    </w:p>
    <w:p w14:paraId="634875CC" w14:textId="31BD7718" w:rsidR="009D0237" w:rsidRDefault="009D0237" w:rsidP="009D0237">
      <w:pPr>
        <w:pStyle w:val="ListParagraph"/>
        <w:numPr>
          <w:ilvl w:val="0"/>
          <w:numId w:val="8"/>
        </w:numPr>
        <w:jc w:val="both"/>
        <w:rPr>
          <w:rFonts w:ascii="Candara" w:hAnsi="Candara"/>
          <w:sz w:val="24"/>
          <w:szCs w:val="24"/>
        </w:rPr>
      </w:pPr>
      <w:r>
        <w:rPr>
          <w:rFonts w:ascii="Candara" w:hAnsi="Candara"/>
          <w:sz w:val="24"/>
          <w:szCs w:val="24"/>
        </w:rPr>
        <w:t>One of the participants in Okobo (</w:t>
      </w:r>
      <w:r w:rsidR="00920D7D">
        <w:rPr>
          <w:rFonts w:ascii="Candara" w:hAnsi="Candara"/>
          <w:sz w:val="24"/>
          <w:szCs w:val="24"/>
        </w:rPr>
        <w:t>NUNG ATAI</w:t>
      </w:r>
      <w:r>
        <w:rPr>
          <w:rFonts w:ascii="Candara" w:hAnsi="Candara"/>
          <w:sz w:val="24"/>
          <w:szCs w:val="24"/>
        </w:rPr>
        <w:t xml:space="preserve">) </w:t>
      </w:r>
      <w:r w:rsidR="00920D7D">
        <w:rPr>
          <w:rFonts w:ascii="Candara" w:hAnsi="Candara"/>
          <w:sz w:val="24"/>
          <w:szCs w:val="24"/>
        </w:rPr>
        <w:t>Emem</w:t>
      </w:r>
      <w:r>
        <w:rPr>
          <w:rFonts w:ascii="Candara" w:hAnsi="Candara"/>
          <w:sz w:val="24"/>
          <w:szCs w:val="24"/>
        </w:rPr>
        <w:t xml:space="preserve"> </w:t>
      </w:r>
      <w:r w:rsidR="00920D7D">
        <w:rPr>
          <w:rFonts w:ascii="Candara" w:hAnsi="Candara"/>
          <w:sz w:val="24"/>
          <w:szCs w:val="24"/>
        </w:rPr>
        <w:t>Athony</w:t>
      </w:r>
      <w:r>
        <w:rPr>
          <w:rFonts w:ascii="Candara" w:hAnsi="Candara"/>
          <w:sz w:val="24"/>
          <w:szCs w:val="24"/>
        </w:rPr>
        <w:t xml:space="preserve"> “</w:t>
      </w:r>
      <w:r w:rsidRPr="00442918">
        <w:rPr>
          <w:rFonts w:ascii="Candara" w:hAnsi="Candara"/>
          <w:sz w:val="24"/>
          <w:szCs w:val="24"/>
        </w:rPr>
        <w:t xml:space="preserve">What is the right age </w:t>
      </w:r>
      <w:r>
        <w:rPr>
          <w:rFonts w:ascii="Candara" w:hAnsi="Candara"/>
          <w:sz w:val="24"/>
          <w:szCs w:val="24"/>
        </w:rPr>
        <w:t>of</w:t>
      </w:r>
      <w:r w:rsidRPr="00442918">
        <w:rPr>
          <w:rFonts w:ascii="Candara" w:hAnsi="Candara"/>
          <w:sz w:val="24"/>
          <w:szCs w:val="24"/>
        </w:rPr>
        <w:t xml:space="preserve"> marriage</w:t>
      </w:r>
      <w:r>
        <w:rPr>
          <w:rFonts w:ascii="Candara" w:hAnsi="Candara"/>
          <w:sz w:val="24"/>
          <w:szCs w:val="24"/>
        </w:rPr>
        <w:t xml:space="preserve"> for child”</w:t>
      </w:r>
      <w:r w:rsidRPr="00442918">
        <w:rPr>
          <w:rFonts w:ascii="Candara" w:hAnsi="Candara"/>
          <w:sz w:val="24"/>
          <w:szCs w:val="24"/>
        </w:rPr>
        <w:t>?</w:t>
      </w:r>
    </w:p>
    <w:p w14:paraId="6DDBF749" w14:textId="77777777" w:rsidR="009D0237" w:rsidRPr="000A3D81" w:rsidRDefault="009D0237" w:rsidP="009D0237">
      <w:pPr>
        <w:jc w:val="both"/>
        <w:rPr>
          <w:rFonts w:ascii="Candara" w:hAnsi="Candara"/>
          <w:sz w:val="24"/>
          <w:szCs w:val="24"/>
        </w:rPr>
      </w:pPr>
      <w:r w:rsidRPr="000A3D81">
        <w:rPr>
          <w:rFonts w:ascii="Candara" w:hAnsi="Candara"/>
          <w:sz w:val="24"/>
          <w:szCs w:val="24"/>
        </w:rPr>
        <w:t>Answer: The Nigerian constitution has illegalized child marriage, therefore anyone who gives out his or her child in marriage would be tried and prosecuted. We encourage families to send their children to school instead of marrying them out at a young age because this could lead to molestation, rape, teenage pregnancy, infant mortality and even death of the teenager.</w:t>
      </w:r>
    </w:p>
    <w:p w14:paraId="2AAAA61B" w14:textId="77777777" w:rsidR="009D0237" w:rsidRDefault="009D0237" w:rsidP="009D0237">
      <w:pPr>
        <w:pStyle w:val="ListParagraph"/>
        <w:numPr>
          <w:ilvl w:val="0"/>
          <w:numId w:val="8"/>
        </w:numPr>
        <w:jc w:val="both"/>
        <w:rPr>
          <w:rFonts w:ascii="Candara" w:hAnsi="Candara"/>
          <w:sz w:val="24"/>
          <w:szCs w:val="24"/>
        </w:rPr>
      </w:pPr>
      <w:r>
        <w:rPr>
          <w:rFonts w:ascii="Candara" w:hAnsi="Candara"/>
          <w:sz w:val="24"/>
          <w:szCs w:val="24"/>
        </w:rPr>
        <w:t>What happens to a child that the parents can’t afford to send a child to school?</w:t>
      </w:r>
    </w:p>
    <w:p w14:paraId="3FCA9F28" w14:textId="0758D503" w:rsidR="009D0237" w:rsidRPr="006C1522" w:rsidRDefault="009D0237" w:rsidP="006C1522">
      <w:pPr>
        <w:ind w:left="360"/>
        <w:jc w:val="both"/>
        <w:rPr>
          <w:rFonts w:ascii="Candara" w:hAnsi="Candara"/>
          <w:sz w:val="24"/>
          <w:szCs w:val="24"/>
        </w:rPr>
      </w:pPr>
      <w:r w:rsidRPr="000A3D81">
        <w:rPr>
          <w:rFonts w:ascii="Candara" w:hAnsi="Candara"/>
          <w:sz w:val="24"/>
          <w:szCs w:val="24"/>
        </w:rPr>
        <w:t>Answer:</w:t>
      </w:r>
      <w:r>
        <w:rPr>
          <w:rFonts w:ascii="Candara" w:hAnsi="Candara"/>
          <w:sz w:val="24"/>
          <w:szCs w:val="24"/>
        </w:rPr>
        <w:t xml:space="preserve"> </w:t>
      </w:r>
      <w:r w:rsidRPr="000A3D81">
        <w:rPr>
          <w:rFonts w:ascii="Candara" w:hAnsi="Candara"/>
          <w:sz w:val="24"/>
          <w:szCs w:val="24"/>
        </w:rPr>
        <w:t>Education in Akwa Ibom is free and parents should be ready to support their children in any little way they can. Registration fee and school uniform are the only thing needed to pay for. The child can start education after registration and little by little uniform and other materials will come. The organization would mobilize support to re-enroll the child in school.</w:t>
      </w:r>
    </w:p>
    <w:p w14:paraId="5B4896CC" w14:textId="78ACCA22" w:rsidR="009D0237" w:rsidRPr="008D4329" w:rsidRDefault="009D0237" w:rsidP="009D0237">
      <w:pPr>
        <w:pStyle w:val="Heading2"/>
        <w:numPr>
          <w:ilvl w:val="0"/>
          <w:numId w:val="1"/>
        </w:numPr>
        <w:tabs>
          <w:tab w:val="num" w:pos="360"/>
        </w:tabs>
        <w:ind w:left="426" w:firstLine="0"/>
        <w:jc w:val="both"/>
        <w:rPr>
          <w:rFonts w:ascii="Candara" w:hAnsi="Candara"/>
          <w:szCs w:val="24"/>
        </w:rPr>
      </w:pPr>
      <w:r w:rsidRPr="008D4329">
        <w:rPr>
          <w:rFonts w:ascii="Candara" w:hAnsi="Candara"/>
          <w:szCs w:val="24"/>
        </w:rPr>
        <w:lastRenderedPageBreak/>
        <w:t>Out</w:t>
      </w:r>
      <w:r w:rsidR="006C1522">
        <w:rPr>
          <w:rFonts w:ascii="Candara" w:hAnsi="Candara"/>
          <w:szCs w:val="24"/>
        </w:rPr>
        <w:t>put</w:t>
      </w:r>
    </w:p>
    <w:p w14:paraId="0ACE0513" w14:textId="77777777" w:rsidR="009D0237" w:rsidRPr="008D4329" w:rsidRDefault="009D0237" w:rsidP="009D0237">
      <w:pPr>
        <w:pStyle w:val="ListParagraph"/>
        <w:ind w:left="0"/>
        <w:jc w:val="both"/>
        <w:rPr>
          <w:rFonts w:ascii="Candara" w:hAnsi="Candara"/>
          <w:sz w:val="24"/>
          <w:szCs w:val="24"/>
          <w:lang w:val="en-GB"/>
        </w:rPr>
      </w:pPr>
    </w:p>
    <w:p w14:paraId="1CA57223" w14:textId="42DBDA77" w:rsidR="009D0237" w:rsidRPr="008D4329" w:rsidRDefault="009D0237" w:rsidP="009D0237">
      <w:pPr>
        <w:jc w:val="both"/>
        <w:rPr>
          <w:rFonts w:ascii="Candara" w:hAnsi="Candara"/>
          <w:sz w:val="24"/>
          <w:szCs w:val="24"/>
        </w:rPr>
      </w:pPr>
      <w:r>
        <w:rPr>
          <w:rFonts w:ascii="Candara" w:hAnsi="Candara"/>
          <w:sz w:val="24"/>
          <w:szCs w:val="24"/>
          <w:lang w:val="en-GB"/>
        </w:rPr>
        <w:t xml:space="preserve">• A total of </w:t>
      </w:r>
      <w:r>
        <w:rPr>
          <w:rFonts w:ascii="Candara" w:hAnsi="Candara"/>
          <w:b/>
          <w:bCs/>
          <w:szCs w:val="24"/>
        </w:rPr>
        <w:t>1060</w:t>
      </w:r>
      <w:r w:rsidRPr="00BF52A2">
        <w:rPr>
          <w:rFonts w:ascii="Candara" w:hAnsi="Candara"/>
          <w:b/>
          <w:bCs/>
          <w:szCs w:val="24"/>
        </w:rPr>
        <w:t xml:space="preserve"> </w:t>
      </w:r>
      <w:r w:rsidRPr="00BF52A2">
        <w:rPr>
          <w:rFonts w:ascii="Candara" w:hAnsi="Candara"/>
          <w:b/>
          <w:bCs/>
          <w:szCs w:val="24"/>
          <w:lang w:val="en-GB"/>
        </w:rPr>
        <w:t>(</w:t>
      </w:r>
      <w:r>
        <w:rPr>
          <w:rFonts w:cs="Calibri"/>
          <w:b/>
          <w:bCs/>
          <w:color w:val="000000"/>
          <w:lang w:bidi="ar-SA"/>
        </w:rPr>
        <w:t>407</w:t>
      </w:r>
      <w:r w:rsidRPr="00BF52A2">
        <w:rPr>
          <w:rFonts w:cs="Calibri"/>
          <w:b/>
          <w:bCs/>
          <w:color w:val="000000"/>
          <w:lang w:bidi="ar-SA"/>
        </w:rPr>
        <w:t xml:space="preserve"> </w:t>
      </w:r>
      <w:r w:rsidRPr="00BF52A2">
        <w:rPr>
          <w:rFonts w:ascii="Candara" w:hAnsi="Candara"/>
          <w:b/>
          <w:bCs/>
          <w:szCs w:val="24"/>
          <w:lang w:val="en-GB"/>
        </w:rPr>
        <w:t xml:space="preserve">M: </w:t>
      </w:r>
      <w:r>
        <w:rPr>
          <w:rFonts w:ascii="Candara" w:hAnsi="Candara"/>
          <w:b/>
          <w:bCs/>
          <w:szCs w:val="24"/>
          <w:lang w:val="en-GB"/>
        </w:rPr>
        <w:t>653</w:t>
      </w:r>
      <w:r w:rsidRPr="00BF52A2">
        <w:rPr>
          <w:rFonts w:ascii="Candara" w:hAnsi="Candara"/>
          <w:b/>
          <w:bCs/>
          <w:szCs w:val="24"/>
          <w:lang w:val="en-GB"/>
        </w:rPr>
        <w:t xml:space="preserve"> F)</w:t>
      </w:r>
      <w:r>
        <w:rPr>
          <w:rFonts w:ascii="Candara" w:hAnsi="Candara"/>
          <w:szCs w:val="24"/>
          <w:lang w:val="en-GB"/>
        </w:rPr>
        <w:t xml:space="preserve"> </w:t>
      </w:r>
      <w:r>
        <w:rPr>
          <w:rFonts w:ascii="Candara" w:hAnsi="Candara"/>
          <w:sz w:val="24"/>
          <w:szCs w:val="24"/>
          <w:lang w:val="en-GB"/>
        </w:rPr>
        <w:t>participants completed 10 gender norms sessions in AWANDEC’s f</w:t>
      </w:r>
      <w:r w:rsidR="006C1522">
        <w:rPr>
          <w:rFonts w:ascii="Candara" w:hAnsi="Candara"/>
          <w:sz w:val="24"/>
          <w:szCs w:val="24"/>
          <w:lang w:val="en-GB"/>
        </w:rPr>
        <w:t>our</w:t>
      </w:r>
      <w:r>
        <w:rPr>
          <w:rFonts w:ascii="Candara" w:hAnsi="Candara"/>
          <w:sz w:val="24"/>
          <w:szCs w:val="24"/>
          <w:lang w:val="en-GB"/>
        </w:rPr>
        <w:t xml:space="preserve"> (4) implementation LGAs.</w:t>
      </w:r>
    </w:p>
    <w:p w14:paraId="12186017" w14:textId="77777777" w:rsidR="009D0237" w:rsidRPr="008D4329" w:rsidRDefault="009D0237" w:rsidP="009D0237">
      <w:pPr>
        <w:pStyle w:val="ListParagraph"/>
        <w:ind w:left="0"/>
        <w:jc w:val="both"/>
        <w:rPr>
          <w:rFonts w:ascii="Candara" w:hAnsi="Candara"/>
          <w:sz w:val="24"/>
          <w:szCs w:val="24"/>
          <w:lang w:val="en-GB"/>
        </w:rPr>
      </w:pPr>
      <w:r w:rsidRPr="008D4329">
        <w:rPr>
          <w:rFonts w:ascii="Candara" w:hAnsi="Candara"/>
          <w:sz w:val="24"/>
          <w:szCs w:val="24"/>
          <w:lang w:val="en-GB"/>
        </w:rPr>
        <w:tab/>
        <w:t xml:space="preserve"> </w:t>
      </w:r>
    </w:p>
    <w:p w14:paraId="4C2B0EBF" w14:textId="77777777" w:rsidR="009D0237" w:rsidRPr="008D4329" w:rsidRDefault="009D0237" w:rsidP="009D0237">
      <w:pPr>
        <w:pStyle w:val="Heading2"/>
        <w:numPr>
          <w:ilvl w:val="0"/>
          <w:numId w:val="1"/>
        </w:numPr>
        <w:tabs>
          <w:tab w:val="num" w:pos="360"/>
        </w:tabs>
        <w:ind w:left="426" w:firstLine="0"/>
        <w:jc w:val="both"/>
        <w:rPr>
          <w:rFonts w:ascii="Candara" w:hAnsi="Candara"/>
          <w:szCs w:val="24"/>
        </w:rPr>
      </w:pPr>
      <w:r w:rsidRPr="008D4329">
        <w:rPr>
          <w:rFonts w:ascii="Candara" w:hAnsi="Candara"/>
          <w:szCs w:val="24"/>
        </w:rPr>
        <w:t>Outcomes</w:t>
      </w:r>
    </w:p>
    <w:p w14:paraId="2AE19EAA" w14:textId="77777777" w:rsidR="009D0237" w:rsidRPr="00511A74" w:rsidRDefault="009D0237" w:rsidP="009D0237">
      <w:pPr>
        <w:spacing w:after="0" w:line="240" w:lineRule="auto"/>
        <w:jc w:val="both"/>
        <w:rPr>
          <w:rFonts w:ascii="Candara" w:hAnsi="Candara"/>
          <w:sz w:val="24"/>
          <w:szCs w:val="24"/>
          <w:lang w:val="en-GB"/>
        </w:rPr>
      </w:pPr>
    </w:p>
    <w:p w14:paraId="2C909B1A" w14:textId="77777777" w:rsidR="009D0237" w:rsidRDefault="009D0237" w:rsidP="009D0237">
      <w:pPr>
        <w:pStyle w:val="ListParagraph"/>
        <w:numPr>
          <w:ilvl w:val="0"/>
          <w:numId w:val="2"/>
        </w:numPr>
        <w:spacing w:after="0" w:line="240" w:lineRule="auto"/>
        <w:ind w:left="426"/>
        <w:jc w:val="both"/>
        <w:rPr>
          <w:rFonts w:ascii="Candara" w:hAnsi="Candara"/>
          <w:sz w:val="24"/>
          <w:szCs w:val="24"/>
          <w:lang w:val="en-GB"/>
        </w:rPr>
      </w:pPr>
      <w:r>
        <w:rPr>
          <w:rFonts w:ascii="Candara" w:hAnsi="Candara"/>
          <w:sz w:val="24"/>
          <w:szCs w:val="24"/>
          <w:lang w:val="en-GB"/>
        </w:rPr>
        <w:t>Participants now know the differences between sex and gender.</w:t>
      </w:r>
    </w:p>
    <w:p w14:paraId="429B08E4" w14:textId="77777777" w:rsidR="009D0237" w:rsidRDefault="009D0237" w:rsidP="009D0237">
      <w:pPr>
        <w:pStyle w:val="ListParagraph"/>
        <w:numPr>
          <w:ilvl w:val="0"/>
          <w:numId w:val="2"/>
        </w:numPr>
        <w:spacing w:after="0" w:line="240" w:lineRule="auto"/>
        <w:ind w:left="426"/>
        <w:jc w:val="both"/>
        <w:rPr>
          <w:rFonts w:ascii="Candara" w:hAnsi="Candara"/>
          <w:sz w:val="24"/>
          <w:szCs w:val="24"/>
          <w:lang w:val="en-GB"/>
        </w:rPr>
      </w:pPr>
      <w:r>
        <w:rPr>
          <w:rFonts w:ascii="Candara" w:hAnsi="Candara"/>
          <w:sz w:val="24"/>
          <w:szCs w:val="24"/>
          <w:lang w:val="en-GB"/>
        </w:rPr>
        <w:t>Participants identified some negative gender roles in the community and ways this can be stopped.</w:t>
      </w:r>
    </w:p>
    <w:p w14:paraId="50B0E181" w14:textId="77777777" w:rsidR="009D0237" w:rsidRDefault="009D0237" w:rsidP="009D0237">
      <w:pPr>
        <w:pStyle w:val="ListParagraph"/>
        <w:numPr>
          <w:ilvl w:val="0"/>
          <w:numId w:val="2"/>
        </w:numPr>
        <w:spacing w:after="0" w:line="240" w:lineRule="auto"/>
        <w:ind w:left="426"/>
        <w:jc w:val="both"/>
        <w:rPr>
          <w:rFonts w:ascii="Candara" w:hAnsi="Candara"/>
          <w:sz w:val="24"/>
          <w:szCs w:val="24"/>
          <w:lang w:val="en-GB"/>
        </w:rPr>
      </w:pPr>
      <w:r>
        <w:rPr>
          <w:rFonts w:ascii="Candara" w:hAnsi="Candara"/>
          <w:sz w:val="24"/>
          <w:szCs w:val="24"/>
          <w:lang w:val="en-GB"/>
        </w:rPr>
        <w:t>Participants understand the need for male involvement in child training.</w:t>
      </w:r>
    </w:p>
    <w:p w14:paraId="2CC7E110" w14:textId="77777777" w:rsidR="009D0237" w:rsidRPr="00E20BCE" w:rsidRDefault="009D0237" w:rsidP="009D0237">
      <w:pPr>
        <w:spacing w:after="0" w:line="240" w:lineRule="auto"/>
        <w:ind w:left="426"/>
        <w:jc w:val="both"/>
        <w:rPr>
          <w:rFonts w:ascii="Candara" w:hAnsi="Candara"/>
          <w:sz w:val="24"/>
          <w:szCs w:val="24"/>
          <w:lang w:val="en-GB"/>
        </w:rPr>
      </w:pPr>
    </w:p>
    <w:p w14:paraId="0B11FC6E" w14:textId="77777777" w:rsidR="009D0237" w:rsidRPr="00511A74" w:rsidRDefault="009D0237" w:rsidP="009D0237">
      <w:pPr>
        <w:pStyle w:val="ListParagraph"/>
        <w:spacing w:after="0" w:line="240" w:lineRule="auto"/>
        <w:jc w:val="both"/>
        <w:rPr>
          <w:rFonts w:ascii="Candara" w:hAnsi="Candara"/>
          <w:sz w:val="24"/>
          <w:szCs w:val="24"/>
        </w:rPr>
      </w:pPr>
    </w:p>
    <w:p w14:paraId="4C0DC4BA" w14:textId="77777777" w:rsidR="009D0237" w:rsidRPr="008D4329" w:rsidRDefault="009D0237" w:rsidP="009D0237">
      <w:pPr>
        <w:pStyle w:val="Heading2"/>
        <w:numPr>
          <w:ilvl w:val="0"/>
          <w:numId w:val="1"/>
        </w:numPr>
        <w:tabs>
          <w:tab w:val="num" w:pos="360"/>
        </w:tabs>
        <w:ind w:left="426" w:firstLine="0"/>
        <w:jc w:val="both"/>
        <w:rPr>
          <w:rFonts w:ascii="Candara" w:hAnsi="Candara"/>
          <w:szCs w:val="24"/>
        </w:rPr>
      </w:pPr>
      <w:r w:rsidRPr="008D4329">
        <w:rPr>
          <w:rFonts w:ascii="Candara" w:hAnsi="Candara"/>
          <w:szCs w:val="24"/>
        </w:rPr>
        <w:t>Challenges</w:t>
      </w:r>
    </w:p>
    <w:p w14:paraId="4740F953" w14:textId="77777777" w:rsidR="009D0237" w:rsidRDefault="009D0237" w:rsidP="009D0237">
      <w:pPr>
        <w:jc w:val="both"/>
        <w:rPr>
          <w:rFonts w:ascii="Candara" w:hAnsi="Candara"/>
          <w:sz w:val="24"/>
          <w:szCs w:val="24"/>
        </w:rPr>
      </w:pPr>
      <w:r w:rsidRPr="008D4329">
        <w:rPr>
          <w:rFonts w:ascii="Candara" w:hAnsi="Candara"/>
          <w:sz w:val="24"/>
          <w:szCs w:val="24"/>
        </w:rPr>
        <w:t>•</w:t>
      </w:r>
      <w:r>
        <w:rPr>
          <w:rFonts w:ascii="Candara" w:hAnsi="Candara"/>
          <w:sz w:val="24"/>
          <w:szCs w:val="24"/>
        </w:rPr>
        <w:t xml:space="preserve"> Lack of availability of funds made the beneficiaries forget what was taught because of the vacuum created by unavailability of funds.</w:t>
      </w:r>
    </w:p>
    <w:p w14:paraId="22A9B241" w14:textId="77777777" w:rsidR="009D0237" w:rsidRPr="001A06A1" w:rsidRDefault="009D0237" w:rsidP="009D0237">
      <w:pPr>
        <w:jc w:val="both"/>
        <w:rPr>
          <w:rFonts w:ascii="Candara" w:hAnsi="Candara"/>
          <w:sz w:val="24"/>
          <w:szCs w:val="24"/>
        </w:rPr>
      </w:pPr>
    </w:p>
    <w:p w14:paraId="63283DEE" w14:textId="77777777" w:rsidR="009D0237" w:rsidRPr="00AD4E58" w:rsidRDefault="009D0237" w:rsidP="009D0237">
      <w:pPr>
        <w:pStyle w:val="Heading2"/>
        <w:numPr>
          <w:ilvl w:val="0"/>
          <w:numId w:val="1"/>
        </w:numPr>
        <w:tabs>
          <w:tab w:val="num" w:pos="360"/>
        </w:tabs>
        <w:ind w:left="284" w:firstLine="0"/>
        <w:jc w:val="both"/>
        <w:rPr>
          <w:rFonts w:ascii="Candara" w:hAnsi="Candara"/>
          <w:szCs w:val="24"/>
        </w:rPr>
      </w:pPr>
      <w:r w:rsidRPr="008D4329">
        <w:rPr>
          <w:rFonts w:ascii="Candara" w:hAnsi="Candara"/>
          <w:szCs w:val="24"/>
        </w:rPr>
        <w:t>Recommendations</w:t>
      </w:r>
    </w:p>
    <w:p w14:paraId="19DCB6E5" w14:textId="77777777" w:rsidR="009D0237" w:rsidRPr="00BF52A2" w:rsidRDefault="009D0237" w:rsidP="009D0237">
      <w:pPr>
        <w:pStyle w:val="ListParagraph"/>
        <w:numPr>
          <w:ilvl w:val="0"/>
          <w:numId w:val="9"/>
        </w:numPr>
      </w:pPr>
      <w:r>
        <w:t>Funds should be made available to conduct sessions in other not to create a vacuum.</w:t>
      </w:r>
    </w:p>
    <w:p w14:paraId="43612417" w14:textId="77777777" w:rsidR="009D0237" w:rsidRPr="001502FD" w:rsidRDefault="009D0237" w:rsidP="009D0237">
      <w:pPr>
        <w:pStyle w:val="Heading2"/>
        <w:numPr>
          <w:ilvl w:val="0"/>
          <w:numId w:val="1"/>
        </w:numPr>
        <w:tabs>
          <w:tab w:val="num" w:pos="360"/>
        </w:tabs>
        <w:ind w:left="284" w:firstLine="0"/>
        <w:jc w:val="both"/>
        <w:rPr>
          <w:rFonts w:ascii="Candara" w:hAnsi="Candara"/>
          <w:szCs w:val="24"/>
        </w:rPr>
      </w:pPr>
      <w:r w:rsidRPr="001502FD">
        <w:rPr>
          <w:rFonts w:ascii="Candara" w:hAnsi="Candara"/>
          <w:szCs w:val="24"/>
          <w:lang w:val="en-GB"/>
        </w:rPr>
        <w:t>Follow Up Action</w:t>
      </w:r>
    </w:p>
    <w:p w14:paraId="00B26957" w14:textId="77777777" w:rsidR="009D0237" w:rsidRPr="00D0036D" w:rsidRDefault="009D0237" w:rsidP="009D0237">
      <w:pPr>
        <w:pStyle w:val="ListParagraph"/>
        <w:numPr>
          <w:ilvl w:val="0"/>
          <w:numId w:val="3"/>
        </w:numPr>
        <w:spacing w:before="240" w:line="360" w:lineRule="auto"/>
        <w:jc w:val="both"/>
        <w:rPr>
          <w:rFonts w:ascii="Candara" w:hAnsi="Candara"/>
          <w:bCs/>
          <w:sz w:val="24"/>
          <w:szCs w:val="24"/>
        </w:rPr>
      </w:pPr>
      <w:r w:rsidRPr="00D0036D">
        <w:rPr>
          <w:rFonts w:ascii="Candara" w:hAnsi="Candara"/>
          <w:bCs/>
          <w:sz w:val="24"/>
          <w:szCs w:val="24"/>
        </w:rPr>
        <w:t xml:space="preserve">Follow-up on gender mainstreaming in the household during home visits and </w:t>
      </w:r>
    </w:p>
    <w:p w14:paraId="4190854F" w14:textId="71FE7554" w:rsidR="0024535C" w:rsidRPr="0024535C" w:rsidRDefault="009D0237" w:rsidP="0024535C">
      <w:pPr>
        <w:pStyle w:val="ListParagraph"/>
        <w:spacing w:before="240" w:line="360" w:lineRule="auto"/>
        <w:jc w:val="both"/>
        <w:rPr>
          <w:rFonts w:ascii="Candara" w:hAnsi="Candara"/>
          <w:bCs/>
          <w:sz w:val="24"/>
          <w:szCs w:val="24"/>
        </w:rPr>
      </w:pPr>
      <w:r w:rsidRPr="00D0036D">
        <w:rPr>
          <w:rFonts w:ascii="Candara" w:hAnsi="Candara"/>
          <w:bCs/>
          <w:sz w:val="24"/>
          <w:szCs w:val="24"/>
        </w:rPr>
        <w:t>Service provision</w:t>
      </w:r>
      <w:r>
        <w:rPr>
          <w:rFonts w:ascii="Candara" w:hAnsi="Candara"/>
          <w:bCs/>
          <w:sz w:val="24"/>
          <w:szCs w:val="24"/>
        </w:rPr>
        <w:t>.</w:t>
      </w:r>
    </w:p>
    <w:p w14:paraId="5894A1F7" w14:textId="77777777" w:rsidR="0024535C" w:rsidRDefault="0024535C" w:rsidP="009D0237">
      <w:pPr>
        <w:spacing w:before="240" w:after="0" w:line="360" w:lineRule="auto"/>
        <w:jc w:val="both"/>
        <w:rPr>
          <w:rFonts w:ascii="Candara" w:hAnsi="Candara"/>
          <w:b/>
          <w:sz w:val="24"/>
          <w:szCs w:val="24"/>
          <w:lang w:val="en-GB"/>
        </w:rPr>
      </w:pPr>
    </w:p>
    <w:p w14:paraId="4DB0D5C4" w14:textId="77777777" w:rsidR="0024535C" w:rsidRDefault="0024535C" w:rsidP="009D0237">
      <w:pPr>
        <w:spacing w:before="240" w:after="0" w:line="360" w:lineRule="auto"/>
        <w:jc w:val="both"/>
        <w:rPr>
          <w:rFonts w:ascii="Candara" w:hAnsi="Candara"/>
          <w:b/>
          <w:sz w:val="24"/>
          <w:szCs w:val="24"/>
          <w:lang w:val="en-GB"/>
        </w:rPr>
      </w:pPr>
    </w:p>
    <w:p w14:paraId="35EACA0F" w14:textId="77777777" w:rsidR="0024535C" w:rsidRDefault="0024535C" w:rsidP="009D0237">
      <w:pPr>
        <w:spacing w:before="240" w:after="0" w:line="360" w:lineRule="auto"/>
        <w:jc w:val="both"/>
        <w:rPr>
          <w:rFonts w:ascii="Candara" w:hAnsi="Candara"/>
          <w:b/>
          <w:sz w:val="24"/>
          <w:szCs w:val="24"/>
          <w:lang w:val="en-GB"/>
        </w:rPr>
      </w:pPr>
    </w:p>
    <w:p w14:paraId="0BCDE536" w14:textId="77777777" w:rsidR="0024535C" w:rsidRDefault="0024535C" w:rsidP="009D0237">
      <w:pPr>
        <w:spacing w:before="240" w:after="0" w:line="360" w:lineRule="auto"/>
        <w:jc w:val="both"/>
        <w:rPr>
          <w:rFonts w:ascii="Candara" w:hAnsi="Candara"/>
          <w:b/>
          <w:sz w:val="24"/>
          <w:szCs w:val="24"/>
          <w:lang w:val="en-GB"/>
        </w:rPr>
      </w:pPr>
    </w:p>
    <w:p w14:paraId="28F2DC78" w14:textId="77777777" w:rsidR="0024535C" w:rsidRDefault="0024535C" w:rsidP="009D0237">
      <w:pPr>
        <w:spacing w:before="240" w:after="0" w:line="360" w:lineRule="auto"/>
        <w:jc w:val="both"/>
        <w:rPr>
          <w:rFonts w:ascii="Candara" w:hAnsi="Candara"/>
          <w:b/>
          <w:sz w:val="24"/>
          <w:szCs w:val="24"/>
          <w:lang w:val="en-GB"/>
        </w:rPr>
      </w:pPr>
    </w:p>
    <w:p w14:paraId="686470C7" w14:textId="74DEF892" w:rsidR="009D0237" w:rsidRDefault="009D0237" w:rsidP="009D0237">
      <w:pPr>
        <w:spacing w:before="240" w:after="0" w:line="360" w:lineRule="auto"/>
        <w:jc w:val="both"/>
        <w:rPr>
          <w:rFonts w:ascii="Candara" w:hAnsi="Candara"/>
          <w:b/>
          <w:sz w:val="24"/>
          <w:szCs w:val="24"/>
          <w:lang w:val="en-GB"/>
        </w:rPr>
      </w:pPr>
      <w:r w:rsidRPr="008D4329">
        <w:rPr>
          <w:rFonts w:ascii="Candara" w:hAnsi="Candara"/>
          <w:b/>
          <w:sz w:val="24"/>
          <w:szCs w:val="24"/>
          <w:lang w:val="en-GB"/>
        </w:rPr>
        <w:lastRenderedPageBreak/>
        <w:t>8.  Pictures</w:t>
      </w:r>
      <w:r>
        <w:rPr>
          <w:rFonts w:ascii="Candara" w:hAnsi="Candara"/>
          <w:b/>
          <w:sz w:val="24"/>
          <w:szCs w:val="24"/>
          <w:lang w:val="en-GB"/>
        </w:rPr>
        <w:tab/>
      </w:r>
    </w:p>
    <w:p w14:paraId="704764BF" w14:textId="45169F25" w:rsidR="009D0237" w:rsidRDefault="009D0237"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tab/>
        <w:t xml:space="preserve">NUNG ATAI ETA ( </w:t>
      </w:r>
      <w:r w:rsidR="0024535C">
        <w:rPr>
          <w:rFonts w:ascii="Candara" w:hAnsi="Candara"/>
          <w:b/>
          <w:noProof/>
          <w:sz w:val="24"/>
          <w:szCs w:val="24"/>
          <w:lang w:val="en-GB"/>
        </w:rPr>
        <w:t>ANGLICAN CHURCH</w:t>
      </w:r>
      <w:r>
        <w:rPr>
          <w:rFonts w:ascii="Candara" w:hAnsi="Candara"/>
          <w:b/>
          <w:noProof/>
          <w:sz w:val="24"/>
          <w:szCs w:val="24"/>
          <w:lang w:val="en-GB"/>
        </w:rPr>
        <w:t xml:space="preserve">) </w:t>
      </w:r>
      <w:r>
        <w:rPr>
          <w:rFonts w:ascii="Candara" w:hAnsi="Candara"/>
          <w:b/>
          <w:noProof/>
          <w:sz w:val="24"/>
          <w:szCs w:val="24"/>
          <w:lang w:val="en-GB"/>
        </w:rPr>
        <w:tab/>
      </w:r>
    </w:p>
    <w:p w14:paraId="4ADD7F87" w14:textId="67E03564" w:rsidR="009D0237" w:rsidRDefault="0024535C" w:rsidP="009D0237">
      <w:pPr>
        <w:spacing w:before="240" w:after="0" w:line="360" w:lineRule="auto"/>
        <w:jc w:val="both"/>
        <w:rPr>
          <w:rFonts w:ascii="Candara" w:hAnsi="Candara"/>
          <w:b/>
          <w:noProof/>
          <w:sz w:val="24"/>
          <w:szCs w:val="24"/>
          <w:lang w:val="en-GB"/>
        </w:rPr>
      </w:pPr>
      <w:r>
        <w:rPr>
          <w:noProof/>
        </w:rPr>
        <w:drawing>
          <wp:inline distT="0" distB="0" distL="0" distR="0" wp14:anchorId="726E05B4" wp14:editId="5B8AD8D7">
            <wp:extent cx="2560320" cy="1179576"/>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0320" cy="1179576"/>
                    </a:xfrm>
                    <a:prstGeom prst="rect">
                      <a:avLst/>
                    </a:prstGeom>
                    <a:noFill/>
                    <a:ln>
                      <a:noFill/>
                    </a:ln>
                  </pic:spPr>
                </pic:pic>
              </a:graphicData>
            </a:graphic>
          </wp:inline>
        </w:drawing>
      </w:r>
      <w:r>
        <w:rPr>
          <w:noProof/>
        </w:rPr>
        <w:drawing>
          <wp:inline distT="0" distB="0" distL="0" distR="0" wp14:anchorId="01DDBD8F" wp14:editId="78AD873E">
            <wp:extent cx="2651760" cy="1225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1760" cy="1225296"/>
                    </a:xfrm>
                    <a:prstGeom prst="rect">
                      <a:avLst/>
                    </a:prstGeom>
                    <a:noFill/>
                    <a:ln>
                      <a:noFill/>
                    </a:ln>
                  </pic:spPr>
                </pic:pic>
              </a:graphicData>
            </a:graphic>
          </wp:inline>
        </w:drawing>
      </w:r>
      <w:r>
        <w:rPr>
          <w:noProof/>
        </w:rPr>
        <w:drawing>
          <wp:inline distT="0" distB="0" distL="0" distR="0" wp14:anchorId="32BDD178" wp14:editId="67F9BE8E">
            <wp:extent cx="2377440" cy="110642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77440" cy="1106424"/>
                    </a:xfrm>
                    <a:prstGeom prst="rect">
                      <a:avLst/>
                    </a:prstGeom>
                    <a:noFill/>
                    <a:ln>
                      <a:noFill/>
                    </a:ln>
                  </pic:spPr>
                </pic:pic>
              </a:graphicData>
            </a:graphic>
          </wp:inline>
        </w:drawing>
      </w:r>
      <w:r>
        <w:rPr>
          <w:noProof/>
        </w:rPr>
        <w:drawing>
          <wp:inline distT="0" distB="0" distL="0" distR="0" wp14:anchorId="3719BD1E" wp14:editId="73103356">
            <wp:extent cx="2743200" cy="12710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1271016"/>
                    </a:xfrm>
                    <a:prstGeom prst="rect">
                      <a:avLst/>
                    </a:prstGeom>
                    <a:noFill/>
                    <a:ln>
                      <a:noFill/>
                    </a:ln>
                  </pic:spPr>
                </pic:pic>
              </a:graphicData>
            </a:graphic>
          </wp:inline>
        </w:drawing>
      </w:r>
    </w:p>
    <w:p w14:paraId="679020E6" w14:textId="7CEFEB01" w:rsidR="009D0237" w:rsidRDefault="00B6248B"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t>OBUFI</w:t>
      </w:r>
      <w:r w:rsidR="009D0237">
        <w:rPr>
          <w:rFonts w:ascii="Candara" w:hAnsi="Candara"/>
          <w:b/>
          <w:noProof/>
          <w:sz w:val="24"/>
          <w:szCs w:val="24"/>
          <w:lang w:val="en-GB"/>
        </w:rPr>
        <w:t xml:space="preserve">  ( </w:t>
      </w:r>
      <w:r>
        <w:rPr>
          <w:rFonts w:ascii="Candara" w:hAnsi="Candara"/>
          <w:b/>
          <w:noProof/>
          <w:sz w:val="24"/>
          <w:szCs w:val="24"/>
          <w:lang w:val="en-GB"/>
        </w:rPr>
        <w:t>ST JAMES CHURCH</w:t>
      </w:r>
      <w:r w:rsidR="009D0237">
        <w:rPr>
          <w:rFonts w:ascii="Candara" w:hAnsi="Candara"/>
          <w:b/>
          <w:noProof/>
          <w:sz w:val="24"/>
          <w:szCs w:val="24"/>
          <w:lang w:val="en-GB"/>
        </w:rPr>
        <w:t>)</w:t>
      </w:r>
    </w:p>
    <w:p w14:paraId="05951F80" w14:textId="4CF87D3C" w:rsidR="00E54C0F" w:rsidRDefault="00B6248B" w:rsidP="009D0237">
      <w:pPr>
        <w:spacing w:before="240" w:after="0" w:line="360" w:lineRule="auto"/>
        <w:jc w:val="both"/>
        <w:rPr>
          <w:rFonts w:ascii="Candara" w:hAnsi="Candara"/>
          <w:b/>
          <w:noProof/>
          <w:sz w:val="24"/>
          <w:szCs w:val="24"/>
          <w:lang w:val="en-GB"/>
        </w:rPr>
      </w:pPr>
      <w:r>
        <w:rPr>
          <w:noProof/>
        </w:rPr>
        <w:drawing>
          <wp:inline distT="0" distB="0" distL="0" distR="0" wp14:anchorId="05A515A3" wp14:editId="3A4F6D65">
            <wp:extent cx="3200400" cy="1481328"/>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0400" cy="1481328"/>
                    </a:xfrm>
                    <a:prstGeom prst="rect">
                      <a:avLst/>
                    </a:prstGeom>
                    <a:noFill/>
                    <a:ln>
                      <a:noFill/>
                    </a:ln>
                  </pic:spPr>
                </pic:pic>
              </a:graphicData>
            </a:graphic>
          </wp:inline>
        </w:drawing>
      </w:r>
      <w:r>
        <w:rPr>
          <w:noProof/>
        </w:rPr>
        <w:drawing>
          <wp:inline distT="0" distB="0" distL="0" distR="0" wp14:anchorId="293BCEBB" wp14:editId="14248F64">
            <wp:extent cx="2560320" cy="1179576"/>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60320" cy="1179576"/>
                    </a:xfrm>
                    <a:prstGeom prst="rect">
                      <a:avLst/>
                    </a:prstGeom>
                    <a:noFill/>
                    <a:ln>
                      <a:noFill/>
                    </a:ln>
                  </pic:spPr>
                </pic:pic>
              </a:graphicData>
            </a:graphic>
          </wp:inline>
        </w:drawing>
      </w:r>
    </w:p>
    <w:p w14:paraId="73E934CB" w14:textId="357A56BF" w:rsidR="00617335" w:rsidRDefault="00617335" w:rsidP="009D0237">
      <w:pPr>
        <w:spacing w:before="240" w:after="0" w:line="360" w:lineRule="auto"/>
        <w:jc w:val="both"/>
        <w:rPr>
          <w:rFonts w:ascii="Candara" w:hAnsi="Candara"/>
          <w:b/>
          <w:noProof/>
          <w:sz w:val="24"/>
          <w:szCs w:val="24"/>
          <w:lang w:val="en-GB"/>
        </w:rPr>
      </w:pPr>
    </w:p>
    <w:p w14:paraId="315EBC79" w14:textId="1A7134B1" w:rsidR="00617335" w:rsidRDefault="00617335" w:rsidP="009D0237">
      <w:pPr>
        <w:spacing w:before="240" w:after="0" w:line="360" w:lineRule="auto"/>
        <w:jc w:val="both"/>
        <w:rPr>
          <w:rFonts w:ascii="Candara" w:hAnsi="Candara"/>
          <w:b/>
          <w:noProof/>
          <w:sz w:val="24"/>
          <w:szCs w:val="24"/>
          <w:lang w:val="en-GB"/>
        </w:rPr>
      </w:pPr>
    </w:p>
    <w:p w14:paraId="03FF2FC3" w14:textId="6FD80DED" w:rsidR="00617335" w:rsidRDefault="00617335" w:rsidP="009D0237">
      <w:pPr>
        <w:spacing w:before="240" w:after="0" w:line="360" w:lineRule="auto"/>
        <w:jc w:val="both"/>
        <w:rPr>
          <w:rFonts w:ascii="Candara" w:hAnsi="Candara"/>
          <w:b/>
          <w:noProof/>
          <w:sz w:val="24"/>
          <w:szCs w:val="24"/>
          <w:lang w:val="en-GB"/>
        </w:rPr>
      </w:pPr>
    </w:p>
    <w:p w14:paraId="4E9B1EE1" w14:textId="2FFC793A" w:rsidR="00617335" w:rsidRDefault="00617335" w:rsidP="009D0237">
      <w:pPr>
        <w:spacing w:before="240" w:after="0" w:line="360" w:lineRule="auto"/>
        <w:jc w:val="both"/>
        <w:rPr>
          <w:rFonts w:ascii="Candara" w:hAnsi="Candara"/>
          <w:b/>
          <w:noProof/>
          <w:sz w:val="24"/>
          <w:szCs w:val="24"/>
          <w:lang w:val="en-GB"/>
        </w:rPr>
      </w:pPr>
    </w:p>
    <w:p w14:paraId="03C37799" w14:textId="7CCFCDAB" w:rsidR="00617335" w:rsidRDefault="00617335" w:rsidP="009D0237">
      <w:pPr>
        <w:spacing w:before="240" w:after="0" w:line="360" w:lineRule="auto"/>
        <w:jc w:val="both"/>
        <w:rPr>
          <w:rFonts w:ascii="Candara" w:hAnsi="Candara"/>
          <w:b/>
          <w:noProof/>
          <w:sz w:val="24"/>
          <w:szCs w:val="24"/>
          <w:lang w:val="en-GB"/>
        </w:rPr>
      </w:pPr>
    </w:p>
    <w:p w14:paraId="4B1215F4" w14:textId="0FE0FCCC" w:rsidR="00617335" w:rsidRDefault="00617335" w:rsidP="009D0237">
      <w:pPr>
        <w:spacing w:before="240" w:after="0" w:line="360" w:lineRule="auto"/>
        <w:jc w:val="both"/>
        <w:rPr>
          <w:rFonts w:ascii="Candara" w:hAnsi="Candara"/>
          <w:b/>
          <w:noProof/>
          <w:sz w:val="24"/>
          <w:szCs w:val="24"/>
          <w:lang w:val="en-GB"/>
        </w:rPr>
      </w:pPr>
    </w:p>
    <w:p w14:paraId="454ED8B4" w14:textId="1387AA60" w:rsidR="00617335" w:rsidRDefault="00617335"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lastRenderedPageBreak/>
        <w:t>OKOPEDI (CHIEF ANTTIP COMPUND)</w:t>
      </w:r>
    </w:p>
    <w:p w14:paraId="7148DBD9" w14:textId="044887CB" w:rsidR="009D0237" w:rsidRDefault="00E54C0F" w:rsidP="009D0237">
      <w:pPr>
        <w:spacing w:before="240" w:after="0" w:line="360" w:lineRule="auto"/>
        <w:jc w:val="both"/>
        <w:rPr>
          <w:rFonts w:ascii="Candara" w:hAnsi="Candara"/>
          <w:b/>
          <w:noProof/>
          <w:sz w:val="24"/>
          <w:szCs w:val="24"/>
          <w:lang w:val="en-GB"/>
        </w:rPr>
      </w:pPr>
      <w:r>
        <w:rPr>
          <w:noProof/>
        </w:rPr>
        <w:drawing>
          <wp:inline distT="0" distB="0" distL="0" distR="0" wp14:anchorId="4E4EB422" wp14:editId="18EED04A">
            <wp:extent cx="1920240" cy="868680"/>
            <wp:effectExtent l="0" t="0" r="381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0240" cy="868680"/>
                    </a:xfrm>
                    <a:prstGeom prst="rect">
                      <a:avLst/>
                    </a:prstGeom>
                    <a:noFill/>
                    <a:ln>
                      <a:noFill/>
                    </a:ln>
                  </pic:spPr>
                </pic:pic>
              </a:graphicData>
            </a:graphic>
          </wp:inline>
        </w:drawing>
      </w:r>
      <w:r>
        <w:rPr>
          <w:noProof/>
        </w:rPr>
        <w:drawing>
          <wp:inline distT="0" distB="0" distL="0" distR="0" wp14:anchorId="3C615CEF" wp14:editId="077E722D">
            <wp:extent cx="2468880" cy="1115568"/>
            <wp:effectExtent l="0" t="0" r="762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68880" cy="1115568"/>
                    </a:xfrm>
                    <a:prstGeom prst="rect">
                      <a:avLst/>
                    </a:prstGeom>
                    <a:noFill/>
                    <a:ln>
                      <a:noFill/>
                    </a:ln>
                  </pic:spPr>
                </pic:pic>
              </a:graphicData>
            </a:graphic>
          </wp:inline>
        </w:drawing>
      </w:r>
      <w:r>
        <w:rPr>
          <w:noProof/>
        </w:rPr>
        <w:drawing>
          <wp:inline distT="0" distB="0" distL="0" distR="0" wp14:anchorId="7E371BD4" wp14:editId="1CB9533E">
            <wp:extent cx="1920240" cy="86868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20240" cy="868680"/>
                    </a:xfrm>
                    <a:prstGeom prst="rect">
                      <a:avLst/>
                    </a:prstGeom>
                    <a:noFill/>
                    <a:ln>
                      <a:noFill/>
                    </a:ln>
                  </pic:spPr>
                </pic:pic>
              </a:graphicData>
            </a:graphic>
          </wp:inline>
        </w:drawing>
      </w:r>
      <w:r>
        <w:rPr>
          <w:noProof/>
        </w:rPr>
        <w:drawing>
          <wp:inline distT="0" distB="0" distL="0" distR="0" wp14:anchorId="0EA164E2" wp14:editId="074F3247">
            <wp:extent cx="2212848" cy="9966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12848" cy="996696"/>
                    </a:xfrm>
                    <a:prstGeom prst="rect">
                      <a:avLst/>
                    </a:prstGeom>
                    <a:noFill/>
                    <a:ln>
                      <a:noFill/>
                    </a:ln>
                  </pic:spPr>
                </pic:pic>
              </a:graphicData>
            </a:graphic>
          </wp:inline>
        </w:drawing>
      </w:r>
      <w:r>
        <w:rPr>
          <w:noProof/>
        </w:rPr>
        <w:drawing>
          <wp:inline distT="0" distB="0" distL="0" distR="0" wp14:anchorId="60A7FAC8" wp14:editId="54EDEB44">
            <wp:extent cx="2377440" cy="1069848"/>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77440" cy="1069848"/>
                    </a:xfrm>
                    <a:prstGeom prst="rect">
                      <a:avLst/>
                    </a:prstGeom>
                    <a:noFill/>
                    <a:ln>
                      <a:noFill/>
                    </a:ln>
                  </pic:spPr>
                </pic:pic>
              </a:graphicData>
            </a:graphic>
          </wp:inline>
        </w:drawing>
      </w:r>
      <w:r>
        <w:rPr>
          <w:noProof/>
        </w:rPr>
        <w:drawing>
          <wp:inline distT="0" distB="0" distL="0" distR="0" wp14:anchorId="274CABD7" wp14:editId="46677BAD">
            <wp:extent cx="2468880" cy="1115568"/>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68880" cy="1115568"/>
                    </a:xfrm>
                    <a:prstGeom prst="rect">
                      <a:avLst/>
                    </a:prstGeom>
                    <a:noFill/>
                    <a:ln>
                      <a:noFill/>
                    </a:ln>
                  </pic:spPr>
                </pic:pic>
              </a:graphicData>
            </a:graphic>
          </wp:inline>
        </w:drawing>
      </w:r>
    </w:p>
    <w:p w14:paraId="3676CEFC" w14:textId="77777777" w:rsidR="000B1056" w:rsidRDefault="000B1056" w:rsidP="009D0237">
      <w:pPr>
        <w:spacing w:before="240" w:after="0" w:line="360" w:lineRule="auto"/>
        <w:jc w:val="both"/>
        <w:rPr>
          <w:rFonts w:ascii="Candara" w:hAnsi="Candara"/>
          <w:b/>
          <w:noProof/>
          <w:sz w:val="24"/>
          <w:szCs w:val="24"/>
          <w:lang w:val="en-GB"/>
        </w:rPr>
      </w:pPr>
    </w:p>
    <w:p w14:paraId="2A38F980" w14:textId="77777777" w:rsidR="000B1056" w:rsidRDefault="000B1056" w:rsidP="009D0237">
      <w:pPr>
        <w:spacing w:before="240" w:after="0" w:line="360" w:lineRule="auto"/>
        <w:jc w:val="both"/>
        <w:rPr>
          <w:rFonts w:ascii="Candara" w:hAnsi="Candara"/>
          <w:b/>
          <w:noProof/>
          <w:sz w:val="24"/>
          <w:szCs w:val="24"/>
          <w:lang w:val="en-GB"/>
        </w:rPr>
      </w:pPr>
    </w:p>
    <w:p w14:paraId="348E8381" w14:textId="77777777" w:rsidR="000B1056" w:rsidRDefault="000B1056" w:rsidP="009D0237">
      <w:pPr>
        <w:spacing w:before="240" w:after="0" w:line="360" w:lineRule="auto"/>
        <w:jc w:val="both"/>
        <w:rPr>
          <w:rFonts w:ascii="Candara" w:hAnsi="Candara"/>
          <w:b/>
          <w:noProof/>
          <w:sz w:val="24"/>
          <w:szCs w:val="24"/>
          <w:lang w:val="en-GB"/>
        </w:rPr>
      </w:pPr>
    </w:p>
    <w:p w14:paraId="70828783" w14:textId="77777777" w:rsidR="000B1056" w:rsidRDefault="000B1056" w:rsidP="009D0237">
      <w:pPr>
        <w:spacing w:before="240" w:after="0" w:line="360" w:lineRule="auto"/>
        <w:jc w:val="both"/>
        <w:rPr>
          <w:rFonts w:ascii="Candara" w:hAnsi="Candara"/>
          <w:b/>
          <w:noProof/>
          <w:sz w:val="24"/>
          <w:szCs w:val="24"/>
          <w:lang w:val="en-GB"/>
        </w:rPr>
      </w:pPr>
    </w:p>
    <w:p w14:paraId="3B8B7410" w14:textId="77777777" w:rsidR="000B1056" w:rsidRDefault="000B1056" w:rsidP="009D0237">
      <w:pPr>
        <w:spacing w:before="240" w:after="0" w:line="360" w:lineRule="auto"/>
        <w:jc w:val="both"/>
        <w:rPr>
          <w:rFonts w:ascii="Candara" w:hAnsi="Candara"/>
          <w:b/>
          <w:noProof/>
          <w:sz w:val="24"/>
          <w:szCs w:val="24"/>
          <w:lang w:val="en-GB"/>
        </w:rPr>
      </w:pPr>
    </w:p>
    <w:p w14:paraId="7234C5F8" w14:textId="77777777" w:rsidR="000B1056" w:rsidRDefault="000B1056" w:rsidP="009D0237">
      <w:pPr>
        <w:spacing w:before="240" w:after="0" w:line="360" w:lineRule="auto"/>
        <w:jc w:val="both"/>
        <w:rPr>
          <w:rFonts w:ascii="Candara" w:hAnsi="Candara"/>
          <w:b/>
          <w:noProof/>
          <w:sz w:val="24"/>
          <w:szCs w:val="24"/>
          <w:lang w:val="en-GB"/>
        </w:rPr>
      </w:pPr>
    </w:p>
    <w:p w14:paraId="0936B254" w14:textId="77777777" w:rsidR="000B1056" w:rsidRDefault="000B1056" w:rsidP="009D0237">
      <w:pPr>
        <w:spacing w:before="240" w:after="0" w:line="360" w:lineRule="auto"/>
        <w:jc w:val="both"/>
        <w:rPr>
          <w:rFonts w:ascii="Candara" w:hAnsi="Candara"/>
          <w:b/>
          <w:noProof/>
          <w:sz w:val="24"/>
          <w:szCs w:val="24"/>
          <w:lang w:val="en-GB"/>
        </w:rPr>
      </w:pPr>
    </w:p>
    <w:p w14:paraId="1E46B7F3" w14:textId="77777777" w:rsidR="000B1056" w:rsidRDefault="000B1056" w:rsidP="009D0237">
      <w:pPr>
        <w:spacing w:before="240" w:after="0" w:line="360" w:lineRule="auto"/>
        <w:jc w:val="both"/>
        <w:rPr>
          <w:rFonts w:ascii="Candara" w:hAnsi="Candara"/>
          <w:b/>
          <w:noProof/>
          <w:sz w:val="24"/>
          <w:szCs w:val="24"/>
          <w:lang w:val="en-GB"/>
        </w:rPr>
      </w:pPr>
    </w:p>
    <w:p w14:paraId="4C85180A" w14:textId="77777777" w:rsidR="000B1056" w:rsidRDefault="000B1056" w:rsidP="009D0237">
      <w:pPr>
        <w:spacing w:before="240" w:after="0" w:line="360" w:lineRule="auto"/>
        <w:jc w:val="both"/>
        <w:rPr>
          <w:rFonts w:ascii="Candara" w:hAnsi="Candara"/>
          <w:b/>
          <w:noProof/>
          <w:sz w:val="24"/>
          <w:szCs w:val="24"/>
          <w:lang w:val="en-GB"/>
        </w:rPr>
      </w:pPr>
    </w:p>
    <w:p w14:paraId="51610E01" w14:textId="77777777" w:rsidR="000B1056" w:rsidRDefault="000B1056" w:rsidP="009D0237">
      <w:pPr>
        <w:spacing w:before="240" w:after="0" w:line="360" w:lineRule="auto"/>
        <w:jc w:val="both"/>
        <w:rPr>
          <w:rFonts w:ascii="Candara" w:hAnsi="Candara"/>
          <w:b/>
          <w:noProof/>
          <w:sz w:val="24"/>
          <w:szCs w:val="24"/>
          <w:lang w:val="en-GB"/>
        </w:rPr>
      </w:pPr>
    </w:p>
    <w:p w14:paraId="59A7EF71" w14:textId="28F81C43" w:rsidR="00617335" w:rsidRDefault="009D0237"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lastRenderedPageBreak/>
        <w:t xml:space="preserve">MBO ( </w:t>
      </w:r>
      <w:r w:rsidR="00617335">
        <w:rPr>
          <w:rFonts w:ascii="Candara" w:hAnsi="Candara"/>
          <w:b/>
          <w:noProof/>
          <w:sz w:val="24"/>
          <w:szCs w:val="24"/>
          <w:lang w:val="en-GB"/>
        </w:rPr>
        <w:t>UDESSI)</w:t>
      </w:r>
    </w:p>
    <w:p w14:paraId="5C52795C" w14:textId="08C045B8" w:rsidR="009D0237" w:rsidRDefault="000B1056" w:rsidP="009D0237">
      <w:pPr>
        <w:spacing w:before="240" w:after="0" w:line="360" w:lineRule="auto"/>
        <w:jc w:val="both"/>
        <w:rPr>
          <w:rFonts w:ascii="Candara" w:hAnsi="Candara"/>
          <w:b/>
          <w:noProof/>
          <w:sz w:val="24"/>
          <w:szCs w:val="24"/>
          <w:lang w:val="en-GB"/>
        </w:rPr>
      </w:pPr>
      <w:r>
        <w:rPr>
          <w:noProof/>
        </w:rPr>
        <w:drawing>
          <wp:inline distT="0" distB="0" distL="0" distR="0" wp14:anchorId="54335497" wp14:editId="67B3BD90">
            <wp:extent cx="2468880" cy="1856232"/>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68880" cy="1856232"/>
                    </a:xfrm>
                    <a:prstGeom prst="rect">
                      <a:avLst/>
                    </a:prstGeom>
                    <a:noFill/>
                    <a:ln>
                      <a:noFill/>
                    </a:ln>
                  </pic:spPr>
                </pic:pic>
              </a:graphicData>
            </a:graphic>
          </wp:inline>
        </w:drawing>
      </w:r>
      <w:r>
        <w:rPr>
          <w:noProof/>
        </w:rPr>
        <w:drawing>
          <wp:inline distT="0" distB="0" distL="0" distR="0" wp14:anchorId="50411672" wp14:editId="3E734891">
            <wp:extent cx="2194560" cy="1645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94560" cy="1645920"/>
                    </a:xfrm>
                    <a:prstGeom prst="rect">
                      <a:avLst/>
                    </a:prstGeom>
                    <a:noFill/>
                    <a:ln>
                      <a:noFill/>
                    </a:ln>
                  </pic:spPr>
                </pic:pic>
              </a:graphicData>
            </a:graphic>
          </wp:inline>
        </w:drawing>
      </w:r>
      <w:r>
        <w:rPr>
          <w:noProof/>
        </w:rPr>
        <w:drawing>
          <wp:inline distT="0" distB="0" distL="0" distR="0" wp14:anchorId="6C06FB56" wp14:editId="533F4CD4">
            <wp:extent cx="1828800" cy="24414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28800" cy="2441448"/>
                    </a:xfrm>
                    <a:prstGeom prst="rect">
                      <a:avLst/>
                    </a:prstGeom>
                    <a:noFill/>
                    <a:ln>
                      <a:noFill/>
                    </a:ln>
                  </pic:spPr>
                </pic:pic>
              </a:graphicData>
            </a:graphic>
          </wp:inline>
        </w:drawing>
      </w:r>
      <w:r w:rsidR="009D0237">
        <w:rPr>
          <w:rFonts w:ascii="Candara" w:hAnsi="Candara"/>
          <w:b/>
          <w:noProof/>
          <w:sz w:val="24"/>
          <w:szCs w:val="24"/>
          <w:lang w:val="en-GB"/>
        </w:rPr>
        <w:tab/>
      </w:r>
    </w:p>
    <w:p w14:paraId="6306B58E" w14:textId="77777777" w:rsidR="009D0237" w:rsidRDefault="009D0237" w:rsidP="009D0237">
      <w:pPr>
        <w:spacing w:before="240" w:after="0" w:line="360" w:lineRule="auto"/>
        <w:jc w:val="both"/>
        <w:rPr>
          <w:rFonts w:ascii="Candara" w:hAnsi="Candara"/>
          <w:b/>
          <w:noProof/>
          <w:sz w:val="24"/>
          <w:szCs w:val="24"/>
          <w:lang w:val="en-GB"/>
        </w:rPr>
      </w:pPr>
    </w:p>
    <w:p w14:paraId="13700173" w14:textId="77777777" w:rsidR="009D0237" w:rsidRDefault="009D0237" w:rsidP="009D0237">
      <w:pPr>
        <w:spacing w:before="240" w:after="0" w:line="360" w:lineRule="auto"/>
        <w:jc w:val="both"/>
        <w:rPr>
          <w:rFonts w:ascii="Candara" w:hAnsi="Candara"/>
          <w:b/>
          <w:noProof/>
          <w:sz w:val="24"/>
          <w:szCs w:val="24"/>
          <w:lang w:val="en-GB"/>
        </w:rPr>
      </w:pPr>
    </w:p>
    <w:p w14:paraId="4AF44BBA" w14:textId="77777777" w:rsidR="009D0237" w:rsidRDefault="009D0237" w:rsidP="009D0237">
      <w:pPr>
        <w:spacing w:before="240" w:after="0" w:line="360" w:lineRule="auto"/>
        <w:jc w:val="both"/>
        <w:rPr>
          <w:rFonts w:ascii="Candara" w:hAnsi="Candara"/>
          <w:b/>
          <w:noProof/>
          <w:sz w:val="24"/>
          <w:szCs w:val="24"/>
          <w:lang w:val="en-GB"/>
        </w:rPr>
      </w:pPr>
    </w:p>
    <w:p w14:paraId="6CAA7419" w14:textId="77777777" w:rsidR="000B1056" w:rsidRDefault="000B1056" w:rsidP="009D0237">
      <w:pPr>
        <w:spacing w:before="240" w:after="0" w:line="360" w:lineRule="auto"/>
        <w:jc w:val="both"/>
        <w:rPr>
          <w:rFonts w:ascii="Candara" w:hAnsi="Candara"/>
          <w:b/>
          <w:noProof/>
          <w:sz w:val="24"/>
          <w:szCs w:val="24"/>
          <w:lang w:val="en-GB"/>
        </w:rPr>
      </w:pPr>
    </w:p>
    <w:p w14:paraId="20A468FE" w14:textId="77777777" w:rsidR="000B1056" w:rsidRDefault="000B1056" w:rsidP="009D0237">
      <w:pPr>
        <w:spacing w:before="240" w:after="0" w:line="360" w:lineRule="auto"/>
        <w:jc w:val="both"/>
        <w:rPr>
          <w:rFonts w:ascii="Candara" w:hAnsi="Candara"/>
          <w:b/>
          <w:noProof/>
          <w:sz w:val="24"/>
          <w:szCs w:val="24"/>
          <w:lang w:val="en-GB"/>
        </w:rPr>
      </w:pPr>
    </w:p>
    <w:p w14:paraId="216C9F46" w14:textId="77777777" w:rsidR="000B1056" w:rsidRDefault="000B1056" w:rsidP="009D0237">
      <w:pPr>
        <w:spacing w:before="240" w:after="0" w:line="360" w:lineRule="auto"/>
        <w:jc w:val="both"/>
        <w:rPr>
          <w:rFonts w:ascii="Candara" w:hAnsi="Candara"/>
          <w:b/>
          <w:noProof/>
          <w:sz w:val="24"/>
          <w:szCs w:val="24"/>
          <w:lang w:val="en-GB"/>
        </w:rPr>
      </w:pPr>
    </w:p>
    <w:p w14:paraId="78C60AA4" w14:textId="77777777" w:rsidR="000B1056" w:rsidRDefault="000B1056" w:rsidP="009D0237">
      <w:pPr>
        <w:spacing w:before="240" w:after="0" w:line="360" w:lineRule="auto"/>
        <w:jc w:val="both"/>
        <w:rPr>
          <w:rFonts w:ascii="Candara" w:hAnsi="Candara"/>
          <w:b/>
          <w:noProof/>
          <w:sz w:val="24"/>
          <w:szCs w:val="24"/>
          <w:lang w:val="en-GB"/>
        </w:rPr>
      </w:pPr>
    </w:p>
    <w:p w14:paraId="77024F73" w14:textId="5F27110D" w:rsidR="009D0237" w:rsidRDefault="009D0237" w:rsidP="009D0237">
      <w:pPr>
        <w:spacing w:before="240" w:after="0" w:line="360" w:lineRule="auto"/>
        <w:jc w:val="both"/>
        <w:rPr>
          <w:noProof/>
        </w:rPr>
      </w:pPr>
      <w:r>
        <w:rPr>
          <w:rFonts w:ascii="Candara" w:hAnsi="Candara"/>
          <w:b/>
          <w:noProof/>
          <w:sz w:val="24"/>
          <w:szCs w:val="24"/>
          <w:lang w:val="en-GB"/>
        </w:rPr>
        <w:lastRenderedPageBreak/>
        <w:t>MBO ( EWANG COMMUNITY)</w:t>
      </w:r>
    </w:p>
    <w:p w14:paraId="38C7C5EE" w14:textId="60933D7F" w:rsidR="000B1056" w:rsidRDefault="000B1056" w:rsidP="009D0237">
      <w:pPr>
        <w:spacing w:before="240" w:after="0" w:line="360" w:lineRule="auto"/>
        <w:jc w:val="both"/>
        <w:rPr>
          <w:rFonts w:ascii="Candara" w:hAnsi="Candara"/>
          <w:b/>
          <w:noProof/>
          <w:sz w:val="24"/>
          <w:szCs w:val="24"/>
          <w:lang w:val="en-GB"/>
        </w:rPr>
      </w:pPr>
      <w:r>
        <w:rPr>
          <w:noProof/>
        </w:rPr>
        <w:drawing>
          <wp:inline distT="0" distB="0" distL="0" distR="0" wp14:anchorId="125D5A2F" wp14:editId="4B608C1E">
            <wp:extent cx="2011680" cy="150876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11680" cy="1508760"/>
                    </a:xfrm>
                    <a:prstGeom prst="rect">
                      <a:avLst/>
                    </a:prstGeom>
                    <a:noFill/>
                    <a:ln>
                      <a:noFill/>
                    </a:ln>
                  </pic:spPr>
                </pic:pic>
              </a:graphicData>
            </a:graphic>
          </wp:inline>
        </w:drawing>
      </w:r>
      <w:r>
        <w:rPr>
          <w:noProof/>
        </w:rPr>
        <w:drawing>
          <wp:inline distT="0" distB="0" distL="0" distR="0" wp14:anchorId="22598203" wp14:editId="2F5AD9C1">
            <wp:extent cx="1645920" cy="21945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45920" cy="2194560"/>
                    </a:xfrm>
                    <a:prstGeom prst="rect">
                      <a:avLst/>
                    </a:prstGeom>
                    <a:noFill/>
                    <a:ln>
                      <a:noFill/>
                    </a:ln>
                  </pic:spPr>
                </pic:pic>
              </a:graphicData>
            </a:graphic>
          </wp:inline>
        </w:drawing>
      </w:r>
      <w:r>
        <w:rPr>
          <w:noProof/>
        </w:rPr>
        <w:drawing>
          <wp:inline distT="0" distB="0" distL="0" distR="0" wp14:anchorId="5EDD64C3" wp14:editId="55A829DD">
            <wp:extent cx="2560320" cy="19202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60320" cy="1920240"/>
                    </a:xfrm>
                    <a:prstGeom prst="rect">
                      <a:avLst/>
                    </a:prstGeom>
                    <a:noFill/>
                    <a:ln>
                      <a:noFill/>
                    </a:ln>
                  </pic:spPr>
                </pic:pic>
              </a:graphicData>
            </a:graphic>
          </wp:inline>
        </w:drawing>
      </w:r>
      <w:r>
        <w:rPr>
          <w:noProof/>
        </w:rPr>
        <w:drawing>
          <wp:inline distT="0" distB="0" distL="0" distR="0" wp14:anchorId="6E6F651A" wp14:editId="3C7AFF7D">
            <wp:extent cx="2103120" cy="1572768"/>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03120" cy="1572768"/>
                    </a:xfrm>
                    <a:prstGeom prst="rect">
                      <a:avLst/>
                    </a:prstGeom>
                    <a:noFill/>
                    <a:ln>
                      <a:noFill/>
                    </a:ln>
                  </pic:spPr>
                </pic:pic>
              </a:graphicData>
            </a:graphic>
          </wp:inline>
        </w:drawing>
      </w:r>
      <w:r>
        <w:rPr>
          <w:noProof/>
        </w:rPr>
        <w:lastRenderedPageBreak/>
        <w:drawing>
          <wp:inline distT="0" distB="0" distL="0" distR="0" wp14:anchorId="42869599" wp14:editId="513C045B">
            <wp:extent cx="2377440" cy="3172968"/>
            <wp:effectExtent l="0" t="0" r="381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77440" cy="3172968"/>
                    </a:xfrm>
                    <a:prstGeom prst="rect">
                      <a:avLst/>
                    </a:prstGeom>
                    <a:noFill/>
                    <a:ln>
                      <a:noFill/>
                    </a:ln>
                  </pic:spPr>
                </pic:pic>
              </a:graphicData>
            </a:graphic>
          </wp:inline>
        </w:drawing>
      </w:r>
      <w:r>
        <w:rPr>
          <w:noProof/>
        </w:rPr>
        <w:drawing>
          <wp:inline distT="0" distB="0" distL="0" distR="0" wp14:anchorId="4025F1DD" wp14:editId="19B1B366">
            <wp:extent cx="2194560" cy="1645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94560" cy="1645920"/>
                    </a:xfrm>
                    <a:prstGeom prst="rect">
                      <a:avLst/>
                    </a:prstGeom>
                    <a:noFill/>
                    <a:ln>
                      <a:noFill/>
                    </a:ln>
                  </pic:spPr>
                </pic:pic>
              </a:graphicData>
            </a:graphic>
          </wp:inline>
        </w:drawing>
      </w:r>
      <w:r>
        <w:rPr>
          <w:noProof/>
        </w:rPr>
        <w:drawing>
          <wp:inline distT="0" distB="0" distL="0" distR="0" wp14:anchorId="0ABC789D" wp14:editId="067FE8A9">
            <wp:extent cx="1920240" cy="256032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20240" cy="2560320"/>
                    </a:xfrm>
                    <a:prstGeom prst="rect">
                      <a:avLst/>
                    </a:prstGeom>
                    <a:noFill/>
                    <a:ln>
                      <a:noFill/>
                    </a:ln>
                  </pic:spPr>
                </pic:pic>
              </a:graphicData>
            </a:graphic>
          </wp:inline>
        </w:drawing>
      </w:r>
      <w:r>
        <w:rPr>
          <w:noProof/>
        </w:rPr>
        <w:drawing>
          <wp:inline distT="0" distB="0" distL="0" distR="0" wp14:anchorId="7B6BE3E4" wp14:editId="740D4773">
            <wp:extent cx="2194560" cy="16459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94560" cy="1645920"/>
                    </a:xfrm>
                    <a:prstGeom prst="rect">
                      <a:avLst/>
                    </a:prstGeom>
                    <a:noFill/>
                    <a:ln>
                      <a:noFill/>
                    </a:ln>
                  </pic:spPr>
                </pic:pic>
              </a:graphicData>
            </a:graphic>
          </wp:inline>
        </w:drawing>
      </w:r>
    </w:p>
    <w:p w14:paraId="2EAED32F" w14:textId="77777777" w:rsidR="009D0237" w:rsidRDefault="009D0237" w:rsidP="009D0237">
      <w:pPr>
        <w:spacing w:before="240" w:after="0" w:line="360" w:lineRule="auto"/>
        <w:jc w:val="both"/>
        <w:rPr>
          <w:rFonts w:ascii="Candara" w:hAnsi="Candara"/>
          <w:b/>
          <w:noProof/>
          <w:sz w:val="24"/>
          <w:szCs w:val="24"/>
          <w:lang w:val="en-GB"/>
        </w:rPr>
      </w:pPr>
    </w:p>
    <w:p w14:paraId="03E874D7" w14:textId="77777777" w:rsidR="009D0237" w:rsidRDefault="009D0237" w:rsidP="009D0237">
      <w:pPr>
        <w:spacing w:before="240" w:after="0" w:line="360" w:lineRule="auto"/>
        <w:jc w:val="both"/>
        <w:rPr>
          <w:rFonts w:ascii="Candara" w:hAnsi="Candara"/>
          <w:b/>
          <w:noProof/>
          <w:sz w:val="24"/>
          <w:szCs w:val="24"/>
          <w:lang w:val="en-GB"/>
        </w:rPr>
      </w:pPr>
    </w:p>
    <w:p w14:paraId="406976A2" w14:textId="77777777" w:rsidR="008120EA" w:rsidRDefault="008120EA" w:rsidP="009D0237">
      <w:pPr>
        <w:spacing w:before="240" w:after="0" w:line="360" w:lineRule="auto"/>
        <w:jc w:val="both"/>
        <w:rPr>
          <w:rFonts w:ascii="Candara" w:hAnsi="Candara"/>
          <w:b/>
          <w:noProof/>
          <w:sz w:val="24"/>
          <w:szCs w:val="24"/>
          <w:lang w:val="en-GB"/>
        </w:rPr>
      </w:pPr>
    </w:p>
    <w:p w14:paraId="710AF818" w14:textId="77777777" w:rsidR="008120EA" w:rsidRDefault="008120EA" w:rsidP="009D0237">
      <w:pPr>
        <w:spacing w:before="240" w:after="0" w:line="360" w:lineRule="auto"/>
        <w:jc w:val="both"/>
        <w:rPr>
          <w:rFonts w:ascii="Candara" w:hAnsi="Candara"/>
          <w:b/>
          <w:noProof/>
          <w:sz w:val="24"/>
          <w:szCs w:val="24"/>
          <w:lang w:val="en-GB"/>
        </w:rPr>
      </w:pPr>
    </w:p>
    <w:p w14:paraId="47B0342C" w14:textId="77777777" w:rsidR="008120EA" w:rsidRDefault="008120EA" w:rsidP="009D0237">
      <w:pPr>
        <w:spacing w:before="240" w:after="0" w:line="360" w:lineRule="auto"/>
        <w:jc w:val="both"/>
        <w:rPr>
          <w:rFonts w:ascii="Candara" w:hAnsi="Candara"/>
          <w:b/>
          <w:noProof/>
          <w:sz w:val="24"/>
          <w:szCs w:val="24"/>
          <w:lang w:val="en-GB"/>
        </w:rPr>
      </w:pPr>
    </w:p>
    <w:p w14:paraId="5F94C346" w14:textId="481E687A" w:rsidR="009D0237" w:rsidRDefault="008120EA"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lastRenderedPageBreak/>
        <w:t>EWEME</w:t>
      </w:r>
      <w:r w:rsidR="009D0237">
        <w:rPr>
          <w:rFonts w:ascii="Candara" w:hAnsi="Candara"/>
          <w:b/>
          <w:noProof/>
          <w:sz w:val="24"/>
          <w:szCs w:val="24"/>
          <w:lang w:val="en-GB"/>
        </w:rPr>
        <w:t xml:space="preserve"> ( </w:t>
      </w:r>
      <w:r w:rsidR="00685214">
        <w:rPr>
          <w:rFonts w:ascii="Candara" w:hAnsi="Candara"/>
          <w:b/>
          <w:noProof/>
          <w:sz w:val="24"/>
          <w:szCs w:val="24"/>
          <w:lang w:val="en-GB"/>
        </w:rPr>
        <w:t>LUTHERAN CHURCH</w:t>
      </w:r>
      <w:r w:rsidR="009D0237">
        <w:rPr>
          <w:rFonts w:ascii="Candara" w:hAnsi="Candara"/>
          <w:b/>
          <w:noProof/>
          <w:sz w:val="24"/>
          <w:szCs w:val="24"/>
          <w:lang w:val="en-GB"/>
        </w:rPr>
        <w:t>)</w:t>
      </w:r>
    </w:p>
    <w:p w14:paraId="17544FC8" w14:textId="5659BBA5" w:rsidR="00A26A18" w:rsidRDefault="008120EA" w:rsidP="00A26A18">
      <w:pPr>
        <w:spacing w:before="240" w:after="0" w:line="360" w:lineRule="auto"/>
        <w:jc w:val="both"/>
        <w:rPr>
          <w:rFonts w:ascii="Candara" w:hAnsi="Candara"/>
          <w:b/>
          <w:noProof/>
          <w:sz w:val="24"/>
          <w:szCs w:val="24"/>
          <w:lang w:val="en-GB"/>
        </w:rPr>
      </w:pPr>
      <w:r>
        <w:rPr>
          <w:noProof/>
        </w:rPr>
        <w:drawing>
          <wp:inline distT="0" distB="0" distL="0" distR="0" wp14:anchorId="270BE39A" wp14:editId="49E5B14E">
            <wp:extent cx="2834640" cy="2121408"/>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34640" cy="2121408"/>
                    </a:xfrm>
                    <a:prstGeom prst="rect">
                      <a:avLst/>
                    </a:prstGeom>
                    <a:noFill/>
                    <a:ln>
                      <a:noFill/>
                    </a:ln>
                  </pic:spPr>
                </pic:pic>
              </a:graphicData>
            </a:graphic>
          </wp:inline>
        </w:drawing>
      </w:r>
      <w:r>
        <w:rPr>
          <w:noProof/>
        </w:rPr>
        <w:drawing>
          <wp:inline distT="0" distB="0" distL="0" distR="0" wp14:anchorId="0E274BD6" wp14:editId="0BCFE3EB">
            <wp:extent cx="2834640" cy="2112264"/>
            <wp:effectExtent l="0" t="0" r="381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34640" cy="2112264"/>
                    </a:xfrm>
                    <a:prstGeom prst="rect">
                      <a:avLst/>
                    </a:prstGeom>
                    <a:noFill/>
                    <a:ln>
                      <a:noFill/>
                    </a:ln>
                  </pic:spPr>
                </pic:pic>
              </a:graphicData>
            </a:graphic>
          </wp:inline>
        </w:drawing>
      </w:r>
    </w:p>
    <w:p w14:paraId="4B80882D" w14:textId="531A1E8C" w:rsidR="00A26A18" w:rsidRDefault="00A26A18" w:rsidP="00A26A18">
      <w:pPr>
        <w:spacing w:before="240" w:after="0" w:line="360" w:lineRule="auto"/>
        <w:jc w:val="both"/>
        <w:rPr>
          <w:rFonts w:ascii="Candara" w:hAnsi="Candara"/>
          <w:b/>
          <w:noProof/>
          <w:sz w:val="24"/>
          <w:szCs w:val="24"/>
          <w:lang w:val="en-GB"/>
        </w:rPr>
      </w:pPr>
    </w:p>
    <w:p w14:paraId="2C12B96D" w14:textId="600AE859" w:rsidR="00A26A18" w:rsidRDefault="00920D7D" w:rsidP="00A26A18">
      <w:pPr>
        <w:spacing w:before="240" w:after="0" w:line="360" w:lineRule="auto"/>
        <w:jc w:val="both"/>
        <w:rPr>
          <w:rFonts w:ascii="Candara" w:hAnsi="Candara"/>
          <w:b/>
          <w:noProof/>
          <w:sz w:val="24"/>
          <w:szCs w:val="24"/>
          <w:lang w:val="en-GB"/>
        </w:rPr>
      </w:pPr>
      <w:r>
        <w:rPr>
          <w:rFonts w:ascii="Candara" w:hAnsi="Candara"/>
          <w:b/>
          <w:noProof/>
          <w:sz w:val="24"/>
          <w:szCs w:val="24"/>
          <w:lang w:val="en-GB"/>
        </w:rPr>
        <w:t>EWEME (URUE ITA)</w:t>
      </w:r>
    </w:p>
    <w:p w14:paraId="3C3F4247" w14:textId="61DE65A6" w:rsidR="00A26A18" w:rsidRDefault="00A26A18" w:rsidP="00A26A18">
      <w:pPr>
        <w:spacing w:before="240" w:after="0" w:line="360" w:lineRule="auto"/>
        <w:jc w:val="both"/>
        <w:rPr>
          <w:rFonts w:ascii="Candara" w:hAnsi="Candara"/>
          <w:b/>
          <w:noProof/>
          <w:sz w:val="24"/>
          <w:szCs w:val="24"/>
          <w:lang w:val="en-GB"/>
        </w:rPr>
      </w:pPr>
    </w:p>
    <w:p w14:paraId="5704A81C" w14:textId="14369D7A" w:rsidR="00A26A18" w:rsidRPr="00A26A18" w:rsidRDefault="00920D7D" w:rsidP="00A26A18">
      <w:pPr>
        <w:spacing w:before="240" w:after="0" w:line="360" w:lineRule="auto"/>
        <w:jc w:val="both"/>
        <w:rPr>
          <w:rFonts w:ascii="Candara" w:hAnsi="Candara"/>
          <w:b/>
          <w:noProof/>
          <w:sz w:val="24"/>
          <w:szCs w:val="24"/>
          <w:lang w:val="en-GB"/>
        </w:rPr>
      </w:pPr>
      <w:r>
        <w:rPr>
          <w:noProof/>
        </w:rPr>
        <w:drawing>
          <wp:inline distT="0" distB="0" distL="0" distR="0" wp14:anchorId="0E441DAD" wp14:editId="66332CD8">
            <wp:extent cx="1417320" cy="3154680"/>
            <wp:effectExtent l="0" t="0" r="0" b="7620"/>
            <wp:docPr id="1497" name="Picture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17320" cy="3154680"/>
                    </a:xfrm>
                    <a:prstGeom prst="rect">
                      <a:avLst/>
                    </a:prstGeom>
                    <a:noFill/>
                    <a:ln>
                      <a:noFill/>
                    </a:ln>
                  </pic:spPr>
                </pic:pic>
              </a:graphicData>
            </a:graphic>
          </wp:inline>
        </w:drawing>
      </w:r>
      <w:r>
        <w:rPr>
          <w:noProof/>
        </w:rPr>
        <w:drawing>
          <wp:inline distT="0" distB="0" distL="0" distR="0" wp14:anchorId="544C40BF" wp14:editId="0C5CB6E8">
            <wp:extent cx="1508760" cy="3355848"/>
            <wp:effectExtent l="0" t="0" r="0" b="0"/>
            <wp:docPr id="1496" name="Picture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08760" cy="3355848"/>
                    </a:xfrm>
                    <a:prstGeom prst="rect">
                      <a:avLst/>
                    </a:prstGeom>
                    <a:noFill/>
                    <a:ln>
                      <a:noFill/>
                    </a:ln>
                  </pic:spPr>
                </pic:pic>
              </a:graphicData>
            </a:graphic>
          </wp:inline>
        </w:drawing>
      </w:r>
      <w:r>
        <w:rPr>
          <w:noProof/>
        </w:rPr>
        <w:drawing>
          <wp:inline distT="0" distB="0" distL="0" distR="0" wp14:anchorId="5BE19BC0" wp14:editId="7920FACD">
            <wp:extent cx="1417320" cy="3154680"/>
            <wp:effectExtent l="0" t="0" r="0" b="7620"/>
            <wp:docPr id="1495" name="Picture 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17320" cy="3154680"/>
                    </a:xfrm>
                    <a:prstGeom prst="rect">
                      <a:avLst/>
                    </a:prstGeom>
                    <a:noFill/>
                    <a:ln>
                      <a:noFill/>
                    </a:ln>
                  </pic:spPr>
                </pic:pic>
              </a:graphicData>
            </a:graphic>
          </wp:inline>
        </w:drawing>
      </w:r>
    </w:p>
    <w:p w14:paraId="7AE2E5EF" w14:textId="6A97BFA2" w:rsidR="00A26A18" w:rsidRDefault="00A26A18" w:rsidP="009D0237">
      <w:pPr>
        <w:spacing w:before="240" w:after="0" w:line="360" w:lineRule="auto"/>
        <w:jc w:val="both"/>
        <w:rPr>
          <w:rFonts w:ascii="Candara" w:hAnsi="Candara"/>
          <w:b/>
          <w:noProof/>
          <w:sz w:val="24"/>
          <w:szCs w:val="24"/>
          <w:lang w:val="en-GB"/>
        </w:rPr>
      </w:pPr>
    </w:p>
    <w:p w14:paraId="691448B7" w14:textId="011D0C3C" w:rsidR="009D0237" w:rsidRDefault="009D0237"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lastRenderedPageBreak/>
        <w:t>OKOBO (EKEYA, ESUK IWANG)</w:t>
      </w:r>
    </w:p>
    <w:p w14:paraId="2A68D575" w14:textId="62D0C635" w:rsidR="009D0237" w:rsidRPr="00685214" w:rsidRDefault="00685214" w:rsidP="009D0237">
      <w:pPr>
        <w:spacing w:before="240" w:after="0" w:line="360" w:lineRule="auto"/>
        <w:jc w:val="both"/>
        <w:rPr>
          <w:rFonts w:ascii="Candara" w:hAnsi="Candara"/>
          <w:b/>
          <w:noProof/>
          <w:sz w:val="24"/>
          <w:szCs w:val="24"/>
          <w:lang w:val="en-GB"/>
        </w:rPr>
      </w:pPr>
      <w:r>
        <w:rPr>
          <w:noProof/>
        </w:rPr>
        <w:drawing>
          <wp:inline distT="0" distB="0" distL="0" distR="0" wp14:anchorId="02193E78" wp14:editId="7688A0D4">
            <wp:extent cx="2468880" cy="1115568"/>
            <wp:effectExtent l="0" t="0" r="7620" b="8890"/>
            <wp:docPr id="1484" name="Picture 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68880" cy="1115568"/>
                    </a:xfrm>
                    <a:prstGeom prst="rect">
                      <a:avLst/>
                    </a:prstGeom>
                    <a:noFill/>
                    <a:ln>
                      <a:noFill/>
                    </a:ln>
                  </pic:spPr>
                </pic:pic>
              </a:graphicData>
            </a:graphic>
          </wp:inline>
        </w:drawing>
      </w:r>
      <w:r>
        <w:rPr>
          <w:noProof/>
        </w:rPr>
        <w:drawing>
          <wp:inline distT="0" distB="0" distL="0" distR="0" wp14:anchorId="1D7E3419" wp14:editId="728EDA47">
            <wp:extent cx="2468880" cy="1115568"/>
            <wp:effectExtent l="0" t="0" r="7620" b="8890"/>
            <wp:docPr id="1483" name="Picture 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68880" cy="1115568"/>
                    </a:xfrm>
                    <a:prstGeom prst="rect">
                      <a:avLst/>
                    </a:prstGeom>
                    <a:noFill/>
                    <a:ln>
                      <a:noFill/>
                    </a:ln>
                  </pic:spPr>
                </pic:pic>
              </a:graphicData>
            </a:graphic>
          </wp:inline>
        </w:drawing>
      </w:r>
      <w:r>
        <w:rPr>
          <w:noProof/>
        </w:rPr>
        <w:drawing>
          <wp:inline distT="0" distB="0" distL="0" distR="0" wp14:anchorId="0DA166E6" wp14:editId="6D58B9F8">
            <wp:extent cx="2286000" cy="1033272"/>
            <wp:effectExtent l="0" t="0" r="0" b="0"/>
            <wp:docPr id="1482" name="Picture 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86000" cy="1033272"/>
                    </a:xfrm>
                    <a:prstGeom prst="rect">
                      <a:avLst/>
                    </a:prstGeom>
                    <a:noFill/>
                    <a:ln>
                      <a:noFill/>
                    </a:ln>
                  </pic:spPr>
                </pic:pic>
              </a:graphicData>
            </a:graphic>
          </wp:inline>
        </w:drawing>
      </w:r>
      <w:r>
        <w:rPr>
          <w:noProof/>
        </w:rPr>
        <w:drawing>
          <wp:inline distT="0" distB="0" distL="0" distR="0" wp14:anchorId="03F5386F" wp14:editId="7FE359BF">
            <wp:extent cx="2103120" cy="950976"/>
            <wp:effectExtent l="0" t="0" r="0" b="1905"/>
            <wp:docPr id="1475" name="Picture 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03120" cy="950976"/>
                    </a:xfrm>
                    <a:prstGeom prst="rect">
                      <a:avLst/>
                    </a:prstGeom>
                    <a:noFill/>
                    <a:ln>
                      <a:noFill/>
                    </a:ln>
                  </pic:spPr>
                </pic:pic>
              </a:graphicData>
            </a:graphic>
          </wp:inline>
        </w:drawing>
      </w:r>
      <w:r>
        <w:rPr>
          <w:noProof/>
        </w:rPr>
        <w:drawing>
          <wp:inline distT="0" distB="0" distL="0" distR="0" wp14:anchorId="7182BA9C" wp14:editId="4FF701ED">
            <wp:extent cx="2468880" cy="1115568"/>
            <wp:effectExtent l="0" t="0" r="762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68880" cy="1115568"/>
                    </a:xfrm>
                    <a:prstGeom prst="rect">
                      <a:avLst/>
                    </a:prstGeom>
                    <a:noFill/>
                    <a:ln>
                      <a:noFill/>
                    </a:ln>
                  </pic:spPr>
                </pic:pic>
              </a:graphicData>
            </a:graphic>
          </wp:inline>
        </w:drawing>
      </w:r>
      <w:r>
        <w:rPr>
          <w:noProof/>
        </w:rPr>
        <w:drawing>
          <wp:inline distT="0" distB="0" distL="0" distR="0" wp14:anchorId="3F3DED08" wp14:editId="126CE48D">
            <wp:extent cx="2743200" cy="12344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43200" cy="1234440"/>
                    </a:xfrm>
                    <a:prstGeom prst="rect">
                      <a:avLst/>
                    </a:prstGeom>
                    <a:noFill/>
                    <a:ln>
                      <a:noFill/>
                    </a:ln>
                  </pic:spPr>
                </pic:pic>
              </a:graphicData>
            </a:graphic>
          </wp:inline>
        </w:drawing>
      </w:r>
      <w:r>
        <w:rPr>
          <w:noProof/>
        </w:rPr>
        <w:drawing>
          <wp:inline distT="0" distB="0" distL="0" distR="0" wp14:anchorId="45BB1736" wp14:editId="4CE543F5">
            <wp:extent cx="2743200" cy="123444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43200" cy="1234440"/>
                    </a:xfrm>
                    <a:prstGeom prst="rect">
                      <a:avLst/>
                    </a:prstGeom>
                    <a:noFill/>
                    <a:ln>
                      <a:noFill/>
                    </a:ln>
                  </pic:spPr>
                </pic:pic>
              </a:graphicData>
            </a:graphic>
          </wp:inline>
        </w:drawing>
      </w:r>
      <w:r>
        <w:rPr>
          <w:noProof/>
        </w:rPr>
        <w:drawing>
          <wp:inline distT="0" distB="0" distL="0" distR="0" wp14:anchorId="35763B26" wp14:editId="73BDA163">
            <wp:extent cx="2011680" cy="905256"/>
            <wp:effectExtent l="0" t="0" r="762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11680" cy="905256"/>
                    </a:xfrm>
                    <a:prstGeom prst="rect">
                      <a:avLst/>
                    </a:prstGeom>
                    <a:noFill/>
                    <a:ln>
                      <a:noFill/>
                    </a:ln>
                  </pic:spPr>
                </pic:pic>
              </a:graphicData>
            </a:graphic>
          </wp:inline>
        </w:drawing>
      </w:r>
      <w:r>
        <w:rPr>
          <w:noProof/>
        </w:rPr>
        <w:drawing>
          <wp:inline distT="0" distB="0" distL="0" distR="0" wp14:anchorId="13C7F40E" wp14:editId="2DFA3B31">
            <wp:extent cx="2194560" cy="987552"/>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94560" cy="987552"/>
                    </a:xfrm>
                    <a:prstGeom prst="rect">
                      <a:avLst/>
                    </a:prstGeom>
                    <a:noFill/>
                    <a:ln>
                      <a:noFill/>
                    </a:ln>
                  </pic:spPr>
                </pic:pic>
              </a:graphicData>
            </a:graphic>
          </wp:inline>
        </w:drawing>
      </w:r>
    </w:p>
    <w:p w14:paraId="37325074" w14:textId="77777777" w:rsidR="00920D7D" w:rsidRDefault="00920D7D" w:rsidP="009D0237">
      <w:pPr>
        <w:spacing w:before="240" w:after="0" w:line="360" w:lineRule="auto"/>
        <w:jc w:val="both"/>
        <w:rPr>
          <w:noProof/>
        </w:rPr>
      </w:pPr>
    </w:p>
    <w:p w14:paraId="1B6A05EA" w14:textId="77777777" w:rsidR="00920D7D" w:rsidRDefault="00920D7D" w:rsidP="009D0237">
      <w:pPr>
        <w:spacing w:before="240" w:after="0" w:line="360" w:lineRule="auto"/>
        <w:jc w:val="both"/>
        <w:rPr>
          <w:noProof/>
        </w:rPr>
      </w:pPr>
    </w:p>
    <w:p w14:paraId="195289CA" w14:textId="77777777" w:rsidR="00920D7D" w:rsidRDefault="00920D7D" w:rsidP="009D0237">
      <w:pPr>
        <w:spacing w:before="240" w:after="0" w:line="360" w:lineRule="auto"/>
        <w:jc w:val="both"/>
        <w:rPr>
          <w:noProof/>
        </w:rPr>
      </w:pPr>
    </w:p>
    <w:p w14:paraId="669D03C7" w14:textId="77777777" w:rsidR="00920D7D" w:rsidRDefault="00920D7D" w:rsidP="009D0237">
      <w:pPr>
        <w:spacing w:before="240" w:after="0" w:line="360" w:lineRule="auto"/>
        <w:jc w:val="both"/>
        <w:rPr>
          <w:noProof/>
        </w:rPr>
      </w:pPr>
    </w:p>
    <w:p w14:paraId="12D1A287" w14:textId="0E7CD8FC" w:rsidR="009D0237" w:rsidRDefault="009D0237" w:rsidP="009D0237">
      <w:pPr>
        <w:spacing w:before="240" w:after="0" w:line="360" w:lineRule="auto"/>
        <w:jc w:val="both"/>
        <w:rPr>
          <w:noProof/>
        </w:rPr>
      </w:pPr>
      <w:r>
        <w:rPr>
          <w:noProof/>
        </w:rPr>
        <w:lastRenderedPageBreak/>
        <w:t>URUE OFFONG (AMADUNG)</w:t>
      </w:r>
    </w:p>
    <w:p w14:paraId="0F54D14A" w14:textId="77777777" w:rsidR="009D0237" w:rsidRDefault="009D0237" w:rsidP="009D0237">
      <w:pPr>
        <w:spacing w:before="240" w:after="0" w:line="360" w:lineRule="auto"/>
        <w:jc w:val="both"/>
        <w:rPr>
          <w:noProof/>
        </w:rPr>
      </w:pPr>
      <w:r>
        <w:rPr>
          <w:noProof/>
        </w:rPr>
        <w:drawing>
          <wp:inline distT="0" distB="0" distL="0" distR="0" wp14:anchorId="734D6A55" wp14:editId="7BF54020">
            <wp:extent cx="2743200" cy="2057400"/>
            <wp:effectExtent l="0" t="0" r="0" b="0"/>
            <wp:docPr id="1477" name="Picture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a:ln>
                      <a:noFill/>
                    </a:ln>
                  </pic:spPr>
                </pic:pic>
              </a:graphicData>
            </a:graphic>
          </wp:inline>
        </w:drawing>
      </w:r>
      <w:r>
        <w:rPr>
          <w:noProof/>
        </w:rPr>
        <w:t xml:space="preserve"> </w:t>
      </w:r>
      <w:r>
        <w:rPr>
          <w:noProof/>
        </w:rPr>
        <w:drawing>
          <wp:inline distT="0" distB="0" distL="0" distR="0" wp14:anchorId="0AAA1892" wp14:editId="3A7D3FC7">
            <wp:extent cx="2377440" cy="1783080"/>
            <wp:effectExtent l="0" t="0" r="3810" b="7620"/>
            <wp:docPr id="1474" name="Picture 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43EDB8DB" w14:textId="77777777" w:rsidR="009D0237" w:rsidRDefault="009D0237" w:rsidP="009D0237">
      <w:pPr>
        <w:spacing w:before="240" w:after="0" w:line="360" w:lineRule="auto"/>
        <w:jc w:val="both"/>
        <w:rPr>
          <w:rFonts w:ascii="Candara" w:hAnsi="Candara"/>
          <w:b/>
          <w:noProof/>
          <w:sz w:val="24"/>
          <w:szCs w:val="24"/>
          <w:lang w:val="en-GB"/>
        </w:rPr>
      </w:pPr>
      <w:r>
        <w:rPr>
          <w:noProof/>
        </w:rPr>
        <w:drawing>
          <wp:inline distT="0" distB="0" distL="0" distR="0" wp14:anchorId="72048B9C" wp14:editId="336CC31A">
            <wp:extent cx="2468880" cy="1856232"/>
            <wp:effectExtent l="0" t="0" r="7620" b="0"/>
            <wp:docPr id="1473" name="Picture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68880" cy="1856232"/>
                    </a:xfrm>
                    <a:prstGeom prst="rect">
                      <a:avLst/>
                    </a:prstGeom>
                    <a:noFill/>
                    <a:ln>
                      <a:noFill/>
                    </a:ln>
                  </pic:spPr>
                </pic:pic>
              </a:graphicData>
            </a:graphic>
          </wp:inline>
        </w:drawing>
      </w:r>
      <w:r>
        <w:rPr>
          <w:noProof/>
        </w:rPr>
        <w:drawing>
          <wp:inline distT="0" distB="0" distL="0" distR="0" wp14:anchorId="6E8597C8" wp14:editId="161CBD9C">
            <wp:extent cx="2560320" cy="1920240"/>
            <wp:effectExtent l="0" t="0" r="0" b="3810"/>
            <wp:docPr id="1472" name="Picture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60320" cy="1920240"/>
                    </a:xfrm>
                    <a:prstGeom prst="rect">
                      <a:avLst/>
                    </a:prstGeom>
                    <a:noFill/>
                    <a:ln>
                      <a:noFill/>
                    </a:ln>
                  </pic:spPr>
                </pic:pic>
              </a:graphicData>
            </a:graphic>
          </wp:inline>
        </w:drawing>
      </w:r>
    </w:p>
    <w:p w14:paraId="11D99383" w14:textId="597850B5" w:rsidR="009D0237" w:rsidRDefault="00EA0998"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t>OKOBO</w:t>
      </w:r>
      <w:r w:rsidR="009D0237">
        <w:rPr>
          <w:rFonts w:ascii="Candara" w:hAnsi="Candara"/>
          <w:b/>
          <w:noProof/>
          <w:sz w:val="24"/>
          <w:szCs w:val="24"/>
          <w:lang w:val="en-GB"/>
        </w:rPr>
        <w:t xml:space="preserve"> (</w:t>
      </w:r>
      <w:r>
        <w:rPr>
          <w:rFonts w:ascii="Candara" w:hAnsi="Candara"/>
          <w:b/>
          <w:noProof/>
          <w:sz w:val="24"/>
          <w:szCs w:val="24"/>
          <w:lang w:val="en-GB"/>
        </w:rPr>
        <w:t>IKONO OFUI</w:t>
      </w:r>
      <w:r w:rsidR="009D0237">
        <w:rPr>
          <w:rFonts w:ascii="Candara" w:hAnsi="Candara"/>
          <w:b/>
          <w:noProof/>
          <w:sz w:val="24"/>
          <w:szCs w:val="24"/>
          <w:lang w:val="en-GB"/>
        </w:rPr>
        <w:t xml:space="preserve"> CHIEF LINUS COMPOUND)</w:t>
      </w:r>
    </w:p>
    <w:p w14:paraId="2D43FD61" w14:textId="1CC73B94" w:rsidR="00411C0C" w:rsidRDefault="00411C0C" w:rsidP="009D0237">
      <w:pPr>
        <w:spacing w:before="240" w:after="0" w:line="360" w:lineRule="auto"/>
        <w:jc w:val="both"/>
        <w:rPr>
          <w:rFonts w:ascii="Candara" w:hAnsi="Candara"/>
          <w:b/>
          <w:noProof/>
          <w:sz w:val="24"/>
          <w:szCs w:val="24"/>
          <w:lang w:val="en-GB"/>
        </w:rPr>
      </w:pPr>
      <w:r>
        <w:rPr>
          <w:noProof/>
        </w:rPr>
        <w:drawing>
          <wp:inline distT="0" distB="0" distL="0" distR="0" wp14:anchorId="230D0995" wp14:editId="685F2991">
            <wp:extent cx="2834640" cy="1280160"/>
            <wp:effectExtent l="0" t="0" r="3810" b="0"/>
            <wp:docPr id="1493" name="Picture 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34640" cy="1280160"/>
                    </a:xfrm>
                    <a:prstGeom prst="rect">
                      <a:avLst/>
                    </a:prstGeom>
                    <a:noFill/>
                    <a:ln>
                      <a:noFill/>
                    </a:ln>
                  </pic:spPr>
                </pic:pic>
              </a:graphicData>
            </a:graphic>
          </wp:inline>
        </w:drawing>
      </w:r>
      <w:r>
        <w:rPr>
          <w:noProof/>
        </w:rPr>
        <w:drawing>
          <wp:inline distT="0" distB="0" distL="0" distR="0" wp14:anchorId="4635536C" wp14:editId="25CA8AAD">
            <wp:extent cx="2560320" cy="1152144"/>
            <wp:effectExtent l="0" t="0" r="0" b="0"/>
            <wp:docPr id="1492" name="Picture 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60320" cy="1152144"/>
                    </a:xfrm>
                    <a:prstGeom prst="rect">
                      <a:avLst/>
                    </a:prstGeom>
                    <a:noFill/>
                    <a:ln>
                      <a:noFill/>
                    </a:ln>
                  </pic:spPr>
                </pic:pic>
              </a:graphicData>
            </a:graphic>
          </wp:inline>
        </w:drawing>
      </w:r>
      <w:r>
        <w:rPr>
          <w:noProof/>
        </w:rPr>
        <w:drawing>
          <wp:inline distT="0" distB="0" distL="0" distR="0" wp14:anchorId="06CE3C37" wp14:editId="2D0EAD16">
            <wp:extent cx="2560320" cy="1152144"/>
            <wp:effectExtent l="0" t="0" r="0" b="0"/>
            <wp:docPr id="1491" name="Picture 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60320" cy="1152144"/>
                    </a:xfrm>
                    <a:prstGeom prst="rect">
                      <a:avLst/>
                    </a:prstGeom>
                    <a:noFill/>
                    <a:ln>
                      <a:noFill/>
                    </a:ln>
                  </pic:spPr>
                </pic:pic>
              </a:graphicData>
            </a:graphic>
          </wp:inline>
        </w:drawing>
      </w:r>
      <w:r>
        <w:rPr>
          <w:noProof/>
        </w:rPr>
        <w:drawing>
          <wp:inline distT="0" distB="0" distL="0" distR="0" wp14:anchorId="30E8C5A0" wp14:editId="5FFD227A">
            <wp:extent cx="2377440" cy="1069848"/>
            <wp:effectExtent l="0" t="0" r="3810" b="0"/>
            <wp:docPr id="1490" name="Picture 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77440" cy="1069848"/>
                    </a:xfrm>
                    <a:prstGeom prst="rect">
                      <a:avLst/>
                    </a:prstGeom>
                    <a:noFill/>
                    <a:ln>
                      <a:noFill/>
                    </a:ln>
                  </pic:spPr>
                </pic:pic>
              </a:graphicData>
            </a:graphic>
          </wp:inline>
        </w:drawing>
      </w:r>
    </w:p>
    <w:p w14:paraId="62FCB5EB" w14:textId="5C73FA88" w:rsidR="009D0237" w:rsidRDefault="009D0237" w:rsidP="009D0237">
      <w:pPr>
        <w:spacing w:before="240" w:after="0" w:line="360" w:lineRule="auto"/>
        <w:jc w:val="both"/>
        <w:rPr>
          <w:rFonts w:ascii="Candara" w:hAnsi="Candara"/>
          <w:b/>
          <w:noProof/>
          <w:sz w:val="24"/>
          <w:szCs w:val="24"/>
          <w:lang w:val="en-GB"/>
        </w:rPr>
      </w:pPr>
    </w:p>
    <w:p w14:paraId="13DBF475" w14:textId="77777777" w:rsidR="009D0237" w:rsidRDefault="009D0237" w:rsidP="009D0237">
      <w:pPr>
        <w:spacing w:before="240" w:after="0" w:line="360" w:lineRule="auto"/>
        <w:jc w:val="both"/>
        <w:rPr>
          <w:rFonts w:ascii="Candara" w:hAnsi="Candara"/>
          <w:b/>
          <w:noProof/>
          <w:sz w:val="24"/>
          <w:szCs w:val="24"/>
          <w:lang w:val="en-GB"/>
        </w:rPr>
      </w:pPr>
      <w:r>
        <w:rPr>
          <w:rFonts w:ascii="Candara" w:hAnsi="Candara"/>
          <w:b/>
          <w:noProof/>
          <w:sz w:val="24"/>
          <w:szCs w:val="24"/>
          <w:lang w:val="en-GB"/>
        </w:rPr>
        <w:t>UDUNG UKO ( EKIN)</w:t>
      </w:r>
    </w:p>
    <w:p w14:paraId="779B7F4D" w14:textId="2DE60F26" w:rsidR="009D0237" w:rsidRDefault="009D0237" w:rsidP="009D0237">
      <w:pPr>
        <w:spacing w:before="240" w:after="0" w:line="360" w:lineRule="auto"/>
        <w:jc w:val="both"/>
        <w:rPr>
          <w:rFonts w:ascii="Candara" w:hAnsi="Candara"/>
          <w:b/>
          <w:noProof/>
          <w:sz w:val="24"/>
          <w:szCs w:val="24"/>
          <w:lang w:val="en-GB"/>
        </w:rPr>
      </w:pPr>
      <w:r>
        <w:rPr>
          <w:noProof/>
        </w:rPr>
        <w:drawing>
          <wp:inline distT="0" distB="0" distL="0" distR="0" wp14:anchorId="6BC7B733" wp14:editId="67CC10AB">
            <wp:extent cx="2377440" cy="1783080"/>
            <wp:effectExtent l="0" t="0" r="3810" b="7620"/>
            <wp:docPr id="1481" name="Picture 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r>
        <w:rPr>
          <w:noProof/>
        </w:rPr>
        <w:drawing>
          <wp:inline distT="0" distB="0" distL="0" distR="0" wp14:anchorId="1AA854C1" wp14:editId="46C8216A">
            <wp:extent cx="2560320" cy="1920240"/>
            <wp:effectExtent l="0" t="0" r="0" b="3810"/>
            <wp:docPr id="1480" name="Picture 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60320" cy="1920240"/>
                    </a:xfrm>
                    <a:prstGeom prst="rect">
                      <a:avLst/>
                    </a:prstGeom>
                    <a:noFill/>
                    <a:ln>
                      <a:noFill/>
                    </a:ln>
                  </pic:spPr>
                </pic:pic>
              </a:graphicData>
            </a:graphic>
          </wp:inline>
        </w:drawing>
      </w:r>
      <w:r>
        <w:rPr>
          <w:noProof/>
        </w:rPr>
        <w:drawing>
          <wp:inline distT="0" distB="0" distL="0" distR="0" wp14:anchorId="06B6CD48" wp14:editId="2DEDFA9B">
            <wp:extent cx="2103120" cy="1581912"/>
            <wp:effectExtent l="0" t="0" r="0" b="0"/>
            <wp:docPr id="1479" name="Picture 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03120" cy="1581912"/>
                    </a:xfrm>
                    <a:prstGeom prst="rect">
                      <a:avLst/>
                    </a:prstGeom>
                    <a:noFill/>
                    <a:ln>
                      <a:noFill/>
                    </a:ln>
                  </pic:spPr>
                </pic:pic>
              </a:graphicData>
            </a:graphic>
          </wp:inline>
        </w:drawing>
      </w:r>
    </w:p>
    <w:p w14:paraId="236FB379" w14:textId="433A2027" w:rsidR="009D0237" w:rsidRDefault="009D0237" w:rsidP="009D0237">
      <w:pPr>
        <w:spacing w:before="240" w:after="0" w:line="360" w:lineRule="auto"/>
        <w:jc w:val="both"/>
        <w:rPr>
          <w:rFonts w:ascii="Candara" w:hAnsi="Candara"/>
          <w:b/>
          <w:noProof/>
          <w:sz w:val="24"/>
          <w:szCs w:val="24"/>
          <w:lang w:val="en-GB"/>
        </w:rPr>
      </w:pPr>
    </w:p>
    <w:p w14:paraId="0F44DE3C" w14:textId="77777777" w:rsidR="009D0237" w:rsidRDefault="009D0237" w:rsidP="009D0237">
      <w:pPr>
        <w:spacing w:before="240" w:after="0" w:line="360" w:lineRule="auto"/>
        <w:jc w:val="both"/>
        <w:rPr>
          <w:rFonts w:ascii="Candara" w:hAnsi="Candara"/>
          <w:bCs/>
          <w:sz w:val="24"/>
          <w:szCs w:val="24"/>
          <w:lang w:val="en-GB"/>
        </w:rPr>
      </w:pPr>
      <w:r w:rsidRPr="00BE47B5">
        <w:rPr>
          <w:rFonts w:ascii="Candara" w:hAnsi="Candara"/>
          <w:b/>
          <w:bCs/>
          <w:sz w:val="24"/>
          <w:szCs w:val="24"/>
          <w:lang w:val="en-GB"/>
        </w:rPr>
        <w:t xml:space="preserve">REPORTED BY: </w:t>
      </w:r>
      <w:r>
        <w:rPr>
          <w:rFonts w:ascii="Candara" w:hAnsi="Candara"/>
          <w:bCs/>
          <w:sz w:val="24"/>
          <w:szCs w:val="24"/>
          <w:lang w:val="en-GB"/>
        </w:rPr>
        <w:t xml:space="preserve">  </w:t>
      </w:r>
      <w:r w:rsidRPr="008D4329">
        <w:rPr>
          <w:rFonts w:ascii="Candara" w:hAnsi="Candara"/>
          <w:bCs/>
          <w:sz w:val="24"/>
          <w:szCs w:val="24"/>
          <w:lang w:val="en-GB"/>
        </w:rPr>
        <w:t xml:space="preserve">  </w:t>
      </w:r>
      <w:r>
        <w:rPr>
          <w:rFonts w:ascii="Candara" w:hAnsi="Candara"/>
          <w:bCs/>
          <w:sz w:val="24"/>
          <w:szCs w:val="24"/>
          <w:lang w:val="en-GB"/>
        </w:rPr>
        <w:t xml:space="preserve"> AKPAN EMMANUEL NDIFREKE</w:t>
      </w:r>
    </w:p>
    <w:p w14:paraId="600E5CE4" w14:textId="77777777" w:rsidR="009D0237" w:rsidRDefault="009D0237" w:rsidP="009D0237">
      <w:pPr>
        <w:spacing w:before="240" w:after="0" w:line="360" w:lineRule="auto"/>
        <w:jc w:val="both"/>
        <w:rPr>
          <w:rFonts w:ascii="Candara" w:hAnsi="Candara"/>
          <w:bCs/>
          <w:sz w:val="24"/>
          <w:szCs w:val="24"/>
          <w:lang w:val="en-GB"/>
        </w:rPr>
      </w:pPr>
      <w:r>
        <w:rPr>
          <w:rFonts w:ascii="Candara" w:hAnsi="Candara"/>
          <w:bCs/>
          <w:sz w:val="24"/>
          <w:szCs w:val="24"/>
          <w:lang w:val="en-GB"/>
        </w:rPr>
        <w:t>CSS/GO</w:t>
      </w:r>
    </w:p>
    <w:p w14:paraId="220E8067" w14:textId="77777777" w:rsidR="009D0237" w:rsidRDefault="009D0237" w:rsidP="009D0237">
      <w:pPr>
        <w:spacing w:before="240" w:after="0" w:line="360" w:lineRule="auto"/>
        <w:jc w:val="both"/>
        <w:rPr>
          <w:rFonts w:ascii="Candara" w:hAnsi="Candara"/>
          <w:bCs/>
          <w:sz w:val="24"/>
          <w:szCs w:val="24"/>
          <w:lang w:val="en-GB"/>
        </w:rPr>
      </w:pPr>
      <w:r>
        <w:rPr>
          <w:noProof/>
        </w:rPr>
        <w:drawing>
          <wp:inline distT="0" distB="0" distL="0" distR="0" wp14:anchorId="76B746F9" wp14:editId="702AA69B">
            <wp:extent cx="1838325" cy="771525"/>
            <wp:effectExtent l="0" t="0" r="9525" b="9525"/>
            <wp:docPr id="1489" name="Picture 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38325" cy="771525"/>
                    </a:xfrm>
                    <a:prstGeom prst="rect">
                      <a:avLst/>
                    </a:prstGeom>
                    <a:noFill/>
                    <a:ln>
                      <a:noFill/>
                    </a:ln>
                  </pic:spPr>
                </pic:pic>
              </a:graphicData>
            </a:graphic>
          </wp:inline>
        </w:drawing>
      </w:r>
    </w:p>
    <w:p w14:paraId="2160C6A3" w14:textId="6DDFE77D" w:rsidR="009D0237" w:rsidRDefault="009D0237" w:rsidP="009D0237">
      <w:pPr>
        <w:spacing w:before="240" w:after="0" w:line="360" w:lineRule="auto"/>
        <w:jc w:val="both"/>
        <w:rPr>
          <w:rFonts w:ascii="Candara" w:hAnsi="Candara"/>
          <w:bCs/>
          <w:sz w:val="24"/>
          <w:szCs w:val="24"/>
          <w:lang w:val="en-GB"/>
        </w:rPr>
      </w:pPr>
      <w:r>
        <w:rPr>
          <w:rFonts w:ascii="Candara" w:hAnsi="Candara"/>
          <w:bCs/>
          <w:sz w:val="24"/>
          <w:szCs w:val="24"/>
          <w:lang w:val="en-GB"/>
        </w:rPr>
        <w:t>24/</w:t>
      </w:r>
      <w:r w:rsidR="00920D7D">
        <w:rPr>
          <w:rFonts w:ascii="Candara" w:hAnsi="Candara"/>
          <w:bCs/>
          <w:sz w:val="24"/>
          <w:szCs w:val="24"/>
          <w:lang w:val="en-GB"/>
        </w:rPr>
        <w:t>3</w:t>
      </w:r>
      <w:r>
        <w:rPr>
          <w:rFonts w:ascii="Candara" w:hAnsi="Candara"/>
          <w:bCs/>
          <w:sz w:val="24"/>
          <w:szCs w:val="24"/>
          <w:lang w:val="en-GB"/>
        </w:rPr>
        <w:t>/2022</w:t>
      </w:r>
    </w:p>
    <w:p w14:paraId="367DB5FF" w14:textId="77777777" w:rsidR="00D42C88" w:rsidRDefault="0046058C"/>
    <w:sectPr w:rsidR="00D42C88" w:rsidSect="00D70C38">
      <w:headerReference w:type="even" r:id="rId68"/>
      <w:headerReference w:type="default" r:id="rId69"/>
      <w:headerReference w:type="first" r:id="rId70"/>
      <w:footerReference w:type="first" r:id="rId71"/>
      <w:pgSz w:w="12240" w:h="15840"/>
      <w:pgMar w:top="1440" w:right="1440" w:bottom="1440" w:left="1440" w:header="720" w:footer="720" w:gutter="0"/>
      <w:pgBorders w:offsetFrom="page">
        <w:top w:val="single" w:sz="2" w:space="24" w:color="C00000"/>
        <w:left w:val="single" w:sz="2" w:space="24" w:color="C00000"/>
        <w:bottom w:val="single" w:sz="2" w:space="24" w:color="C00000"/>
        <w:right w:val="single" w:sz="2" w:space="24" w:color="C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3F666" w14:textId="77777777" w:rsidR="0046058C" w:rsidRDefault="0046058C" w:rsidP="00617335">
      <w:pPr>
        <w:spacing w:after="0" w:line="240" w:lineRule="auto"/>
      </w:pPr>
      <w:r>
        <w:separator/>
      </w:r>
    </w:p>
  </w:endnote>
  <w:endnote w:type="continuationSeparator" w:id="0">
    <w:p w14:paraId="1CA36EE9" w14:textId="77777777" w:rsidR="0046058C" w:rsidRDefault="0046058C" w:rsidP="00617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682F8" w14:textId="77777777" w:rsidR="00947D99" w:rsidRDefault="0036420D">
    <w:pPr>
      <w:pStyle w:val="Footer"/>
      <w:jc w:val="right"/>
    </w:pPr>
    <w:r>
      <w:fldChar w:fldCharType="begin"/>
    </w:r>
    <w:r>
      <w:instrText xml:space="preserve"> PAGE   \* MERGEFORMAT </w:instrText>
    </w:r>
    <w:r>
      <w:fldChar w:fldCharType="separate"/>
    </w:r>
    <w:r>
      <w:rPr>
        <w:noProof/>
      </w:rPr>
      <w:t>4</w:t>
    </w:r>
    <w:r>
      <w:fldChar w:fldCharType="end"/>
    </w:r>
  </w:p>
  <w:p w14:paraId="3F1B24E8" w14:textId="77777777" w:rsidR="00947D99" w:rsidRDefault="004605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33DFF" w14:textId="77777777" w:rsidR="00947D99" w:rsidRDefault="0036420D">
    <w:pPr>
      <w:pStyle w:val="Footer"/>
      <w:jc w:val="right"/>
    </w:pPr>
    <w:r>
      <w:fldChar w:fldCharType="begin"/>
    </w:r>
    <w:r>
      <w:instrText xml:space="preserve"> PAGE   \* MERGEFORMAT </w:instrText>
    </w:r>
    <w:r>
      <w:fldChar w:fldCharType="separate"/>
    </w:r>
    <w:r>
      <w:rPr>
        <w:noProof/>
      </w:rPr>
      <w:t>2</w:t>
    </w:r>
    <w:r>
      <w:fldChar w:fldCharType="end"/>
    </w:r>
  </w:p>
  <w:p w14:paraId="46BE3967" w14:textId="77777777" w:rsidR="00947D99" w:rsidRDefault="00460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AF719" w14:textId="77777777" w:rsidR="0046058C" w:rsidRDefault="0046058C" w:rsidP="00617335">
      <w:pPr>
        <w:spacing w:after="0" w:line="240" w:lineRule="auto"/>
      </w:pPr>
      <w:r>
        <w:separator/>
      </w:r>
    </w:p>
  </w:footnote>
  <w:footnote w:type="continuationSeparator" w:id="0">
    <w:p w14:paraId="61FA2359" w14:textId="77777777" w:rsidR="0046058C" w:rsidRDefault="0046058C" w:rsidP="00617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4790B" w14:textId="77777777" w:rsidR="00947D99" w:rsidRDefault="004605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40ABA" w14:textId="77777777" w:rsidR="00947D99" w:rsidRDefault="004605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364C7" w14:textId="77777777" w:rsidR="00947D99" w:rsidRDefault="004605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26AEB"/>
    <w:multiLevelType w:val="hybridMultilevel"/>
    <w:tmpl w:val="FE20D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5B00E2"/>
    <w:multiLevelType w:val="hybridMultilevel"/>
    <w:tmpl w:val="555898E4"/>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94E79"/>
    <w:multiLevelType w:val="hybridMultilevel"/>
    <w:tmpl w:val="566A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D40C9"/>
    <w:multiLevelType w:val="hybridMultilevel"/>
    <w:tmpl w:val="BA40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977D7"/>
    <w:multiLevelType w:val="hybridMultilevel"/>
    <w:tmpl w:val="70F49D2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141385F"/>
    <w:multiLevelType w:val="hybridMultilevel"/>
    <w:tmpl w:val="AD08A72A"/>
    <w:lvl w:ilvl="0" w:tplc="2000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F37CC5"/>
    <w:multiLevelType w:val="hybridMultilevel"/>
    <w:tmpl w:val="E36C6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F470B8"/>
    <w:multiLevelType w:val="multilevel"/>
    <w:tmpl w:val="10C0FD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7DFA380B"/>
    <w:multiLevelType w:val="hybridMultilevel"/>
    <w:tmpl w:val="2D489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6"/>
  </w:num>
  <w:num w:numId="4">
    <w:abstractNumId w:val="1"/>
  </w:num>
  <w:num w:numId="5">
    <w:abstractNumId w:val="0"/>
  </w:num>
  <w:num w:numId="6">
    <w:abstractNumId w:val="5"/>
  </w:num>
  <w:num w:numId="7">
    <w:abstractNumId w:val="4"/>
  </w:num>
  <w:num w:numId="8">
    <w:abstractNumId w:val="8"/>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enonbong">
    <w15:presenceInfo w15:providerId="Windows Live" w15:userId="87994cec50fb18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237"/>
    <w:rsid w:val="000B1056"/>
    <w:rsid w:val="000F774B"/>
    <w:rsid w:val="00184934"/>
    <w:rsid w:val="001A1DA9"/>
    <w:rsid w:val="00211EED"/>
    <w:rsid w:val="0024535C"/>
    <w:rsid w:val="0036420D"/>
    <w:rsid w:val="004075CE"/>
    <w:rsid w:val="00411C0C"/>
    <w:rsid w:val="0046058C"/>
    <w:rsid w:val="00617335"/>
    <w:rsid w:val="00685214"/>
    <w:rsid w:val="006C1522"/>
    <w:rsid w:val="007C1142"/>
    <w:rsid w:val="008120EA"/>
    <w:rsid w:val="00880A4E"/>
    <w:rsid w:val="00920D7D"/>
    <w:rsid w:val="00961BF0"/>
    <w:rsid w:val="009D0237"/>
    <w:rsid w:val="00A26A18"/>
    <w:rsid w:val="00A561CE"/>
    <w:rsid w:val="00B6248B"/>
    <w:rsid w:val="00BD25E7"/>
    <w:rsid w:val="00CB57B1"/>
    <w:rsid w:val="00D439DB"/>
    <w:rsid w:val="00DD3CC4"/>
    <w:rsid w:val="00E2740A"/>
    <w:rsid w:val="00E54C0F"/>
    <w:rsid w:val="00EA0998"/>
    <w:rsid w:val="00EF7AD2"/>
    <w:rsid w:val="00F51A7C"/>
    <w:rsid w:val="00FB0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58E6"/>
  <w15:chartTrackingRefBased/>
  <w15:docId w15:val="{4A4D884F-E146-4EAA-965D-71C525CD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237"/>
    <w:pPr>
      <w:spacing w:after="200" w:line="276" w:lineRule="auto"/>
    </w:pPr>
    <w:rPr>
      <w:rFonts w:ascii="Calibri" w:eastAsia="Times New Roman" w:hAnsi="Calibri" w:cs="Times New Roman"/>
      <w:lang w:bidi="en-US"/>
    </w:rPr>
  </w:style>
  <w:style w:type="paragraph" w:styleId="Heading1">
    <w:name w:val="heading 1"/>
    <w:basedOn w:val="Normal"/>
    <w:next w:val="Normal"/>
    <w:link w:val="Heading1Char"/>
    <w:uiPriority w:val="9"/>
    <w:qFormat/>
    <w:rsid w:val="009D0237"/>
    <w:pPr>
      <w:keepNext/>
      <w:keepLines/>
      <w:pBdr>
        <w:top w:val="single" w:sz="2" w:space="1" w:color="C00000"/>
        <w:left w:val="single" w:sz="2" w:space="4" w:color="C00000"/>
        <w:bottom w:val="single" w:sz="2" w:space="1" w:color="C00000"/>
        <w:right w:val="single" w:sz="2" w:space="4" w:color="C00000"/>
      </w:pBdr>
      <w:shd w:val="clear" w:color="auto" w:fill="403152"/>
      <w:spacing w:before="480" w:after="0"/>
      <w:outlineLvl w:val="0"/>
    </w:pPr>
    <w:rPr>
      <w:rFonts w:ascii="Cambria" w:hAnsi="Cambria"/>
      <w:b/>
      <w:bCs/>
      <w:color w:val="FFFFFF"/>
      <w:sz w:val="28"/>
      <w:szCs w:val="28"/>
    </w:rPr>
  </w:style>
  <w:style w:type="paragraph" w:styleId="Heading2">
    <w:name w:val="heading 2"/>
    <w:basedOn w:val="Normal"/>
    <w:next w:val="Normal"/>
    <w:link w:val="Heading2Char"/>
    <w:uiPriority w:val="9"/>
    <w:unhideWhenUsed/>
    <w:qFormat/>
    <w:rsid w:val="009D0237"/>
    <w:pPr>
      <w:keepNext/>
      <w:keepLines/>
      <w:pBdr>
        <w:bottom w:val="single" w:sz="2" w:space="1" w:color="C00000"/>
      </w:pBdr>
      <w:spacing w:before="200" w:after="0"/>
      <w:outlineLvl w:val="1"/>
    </w:pPr>
    <w:rPr>
      <w:rFonts w:ascii="Cambria" w:hAnsi="Cambria"/>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237"/>
    <w:rPr>
      <w:rFonts w:ascii="Cambria" w:eastAsia="Times New Roman" w:hAnsi="Cambria" w:cs="Times New Roman"/>
      <w:b/>
      <w:bCs/>
      <w:color w:val="FFFFFF"/>
      <w:sz w:val="28"/>
      <w:szCs w:val="28"/>
      <w:shd w:val="clear" w:color="auto" w:fill="403152"/>
      <w:lang w:bidi="en-US"/>
    </w:rPr>
  </w:style>
  <w:style w:type="character" w:customStyle="1" w:styleId="Heading2Char">
    <w:name w:val="Heading 2 Char"/>
    <w:basedOn w:val="DefaultParagraphFont"/>
    <w:link w:val="Heading2"/>
    <w:uiPriority w:val="9"/>
    <w:rsid w:val="009D0237"/>
    <w:rPr>
      <w:rFonts w:ascii="Cambria" w:eastAsia="Times New Roman" w:hAnsi="Cambria" w:cs="Times New Roman"/>
      <w:b/>
      <w:bCs/>
      <w:sz w:val="24"/>
      <w:szCs w:val="26"/>
      <w:lang w:bidi="en-US"/>
    </w:rPr>
  </w:style>
  <w:style w:type="paragraph" w:styleId="Header">
    <w:name w:val="header"/>
    <w:basedOn w:val="Normal"/>
    <w:link w:val="HeaderChar"/>
    <w:uiPriority w:val="99"/>
    <w:unhideWhenUsed/>
    <w:rsid w:val="009D02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237"/>
    <w:rPr>
      <w:rFonts w:ascii="Calibri" w:eastAsia="Times New Roman" w:hAnsi="Calibri" w:cs="Times New Roman"/>
      <w:lang w:bidi="en-US"/>
    </w:rPr>
  </w:style>
  <w:style w:type="paragraph" w:styleId="Footer">
    <w:name w:val="footer"/>
    <w:basedOn w:val="Normal"/>
    <w:link w:val="FooterChar"/>
    <w:uiPriority w:val="99"/>
    <w:unhideWhenUsed/>
    <w:rsid w:val="009D02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237"/>
    <w:rPr>
      <w:rFonts w:ascii="Calibri" w:eastAsia="Times New Roman" w:hAnsi="Calibri" w:cs="Times New Roman"/>
      <w:lang w:bidi="en-US"/>
    </w:rPr>
  </w:style>
  <w:style w:type="paragraph" w:styleId="Title">
    <w:name w:val="Title"/>
    <w:basedOn w:val="Normal"/>
    <w:next w:val="Normal"/>
    <w:link w:val="TitleChar"/>
    <w:uiPriority w:val="10"/>
    <w:qFormat/>
    <w:rsid w:val="009D0237"/>
    <w:pPr>
      <w:pBdr>
        <w:top w:val="single" w:sz="2" w:space="1" w:color="C00000"/>
        <w:bottom w:val="single" w:sz="12" w:space="4" w:color="403152"/>
      </w:pBdr>
      <w:spacing w:after="300" w:line="240" w:lineRule="auto"/>
      <w:contextualSpacing/>
    </w:pPr>
    <w:rPr>
      <w:rFonts w:ascii="Cambria" w:hAnsi="Cambria"/>
      <w:spacing w:val="5"/>
      <w:kern w:val="28"/>
      <w:sz w:val="52"/>
      <w:szCs w:val="52"/>
    </w:rPr>
  </w:style>
  <w:style w:type="character" w:customStyle="1" w:styleId="TitleChar">
    <w:name w:val="Title Char"/>
    <w:basedOn w:val="DefaultParagraphFont"/>
    <w:link w:val="Title"/>
    <w:uiPriority w:val="10"/>
    <w:rsid w:val="009D0237"/>
    <w:rPr>
      <w:rFonts w:ascii="Cambria" w:eastAsia="Times New Roman" w:hAnsi="Cambria" w:cs="Times New Roman"/>
      <w:spacing w:val="5"/>
      <w:kern w:val="28"/>
      <w:sz w:val="52"/>
      <w:szCs w:val="52"/>
      <w:lang w:bidi="en-US"/>
    </w:rPr>
  </w:style>
  <w:style w:type="paragraph" w:styleId="Subtitle">
    <w:name w:val="Subtitle"/>
    <w:basedOn w:val="Normal"/>
    <w:next w:val="Normal"/>
    <w:link w:val="SubtitleChar"/>
    <w:uiPriority w:val="11"/>
    <w:qFormat/>
    <w:rsid w:val="009D0237"/>
    <w:pPr>
      <w:numPr>
        <w:ilvl w:val="1"/>
      </w:numPr>
    </w:pPr>
    <w:rPr>
      <w:rFonts w:ascii="Cambria" w:hAnsi="Cambria"/>
      <w:iCs/>
      <w:spacing w:val="15"/>
      <w:sz w:val="24"/>
      <w:szCs w:val="24"/>
    </w:rPr>
  </w:style>
  <w:style w:type="character" w:customStyle="1" w:styleId="SubtitleChar">
    <w:name w:val="Subtitle Char"/>
    <w:basedOn w:val="DefaultParagraphFont"/>
    <w:link w:val="Subtitle"/>
    <w:uiPriority w:val="11"/>
    <w:rsid w:val="009D0237"/>
    <w:rPr>
      <w:rFonts w:ascii="Cambria" w:eastAsia="Times New Roman" w:hAnsi="Cambria" w:cs="Times New Roman"/>
      <w:iCs/>
      <w:spacing w:val="15"/>
      <w:sz w:val="24"/>
      <w:szCs w:val="24"/>
      <w:lang w:bidi="en-US"/>
    </w:rPr>
  </w:style>
  <w:style w:type="paragraph" w:styleId="ListParagraph">
    <w:name w:val="List Paragraph"/>
    <w:basedOn w:val="Normal"/>
    <w:uiPriority w:val="34"/>
    <w:qFormat/>
    <w:rsid w:val="009D0237"/>
    <w:pPr>
      <w:ind w:left="720"/>
      <w:contextualSpacing/>
    </w:pPr>
  </w:style>
  <w:style w:type="table" w:styleId="TableGrid">
    <w:name w:val="Table Grid"/>
    <w:basedOn w:val="TableNormal"/>
    <w:uiPriority w:val="59"/>
    <w:rsid w:val="009D0237"/>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image" Target="media/image44.jpeg"/><Relationship Id="rId63" Type="http://schemas.openxmlformats.org/officeDocument/2006/relationships/image" Target="media/image52.jpeg"/><Relationship Id="rId68"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8.jpeg"/><Relationship Id="rId11" Type="http://schemas.openxmlformats.org/officeDocument/2006/relationships/image" Target="media/image5.pn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image" Target="media/image55.jpeg"/><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61" Type="http://schemas.openxmlformats.org/officeDocument/2006/relationships/image" Target="media/image50.jpeg"/><Relationship Id="rId10" Type="http://schemas.openxmlformats.org/officeDocument/2006/relationships/image" Target="media/image4.png"/><Relationship Id="rId19" Type="http://schemas.openxmlformats.org/officeDocument/2006/relationships/image" Target="media/image7.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jpeg"/><Relationship Id="rId73"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0.jpe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1450</TotalTime>
  <Pages>14</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Akpan</dc:creator>
  <cp:keywords/>
  <dc:description/>
  <cp:lastModifiedBy>Emmanuel Akpan</cp:lastModifiedBy>
  <cp:revision>7</cp:revision>
  <dcterms:created xsi:type="dcterms:W3CDTF">2022-03-24T16:12:00Z</dcterms:created>
  <dcterms:modified xsi:type="dcterms:W3CDTF">2022-03-25T17:55:00Z</dcterms:modified>
</cp:coreProperties>
</file>
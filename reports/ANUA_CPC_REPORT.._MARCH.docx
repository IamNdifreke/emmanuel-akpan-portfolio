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03F1C" w14:textId="77777777" w:rsidR="00820106" w:rsidRPr="00ED34E0" w:rsidRDefault="00820106" w:rsidP="00820106">
      <w:pPr>
        <w:jc w:val="both"/>
        <w:rPr>
          <w:rFonts w:ascii="Times New Roman" w:hAnsi="Times New Roman"/>
          <w:sz w:val="24"/>
          <w:szCs w:val="24"/>
        </w:rPr>
      </w:pPr>
      <w:bookmarkStart w:id="0" w:name="_Hlk99620606"/>
      <w:r w:rsidRPr="009A60B5">
        <w:rPr>
          <w:noProof/>
          <w:sz w:val="24"/>
          <w:szCs w:val="24"/>
          <w:lang w:bidi="ar-SA"/>
        </w:rPr>
        <w:drawing>
          <wp:inline distT="0" distB="0" distL="0" distR="0" wp14:anchorId="020133D8" wp14:editId="032E9414">
            <wp:extent cx="1828800" cy="6477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                                                                     </w:t>
      </w:r>
      <w:r w:rsidRPr="00176666">
        <w:rPr>
          <w:rFonts w:ascii="Times New Roman" w:hAnsi="Times New Roman"/>
          <w:noProof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2CF375FF" wp14:editId="130280FD">
                <wp:extent cx="1735074" cy="713232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5074" cy="713232"/>
                          <a:chOff x="0" y="0"/>
                          <a:chExt cx="1735074" cy="713232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528828"/>
                            <a:ext cx="42672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Rectangle 138"/>
                        <wps:cNvSpPr/>
                        <wps:spPr>
                          <a:xfrm>
                            <a:off x="630047" y="55499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3415D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54964" y="528828"/>
                            <a:ext cx="42672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855599" y="55499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D66D8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528828"/>
                            <a:ext cx="42672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1282573" y="55499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AAC9E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412" cy="624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Shape 147"/>
                        <wps:cNvSpPr/>
                        <wps:spPr>
                          <a:xfrm>
                            <a:off x="522732" y="92964"/>
                            <a:ext cx="1211580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0" h="573024">
                                <a:moveTo>
                                  <a:pt x="99822" y="0"/>
                                </a:moveTo>
                                <a:lnTo>
                                  <a:pt x="1111758" y="0"/>
                                </a:lnTo>
                                <a:cubicBezTo>
                                  <a:pt x="1166876" y="0"/>
                                  <a:pt x="1211580" y="42799"/>
                                  <a:pt x="1211580" y="95504"/>
                                </a:cubicBezTo>
                                <a:lnTo>
                                  <a:pt x="1211580" y="477520"/>
                                </a:lnTo>
                                <a:cubicBezTo>
                                  <a:pt x="1211580" y="530225"/>
                                  <a:pt x="1166876" y="573024"/>
                                  <a:pt x="1111758" y="573024"/>
                                </a:cubicBezTo>
                                <a:lnTo>
                                  <a:pt x="99822" y="573024"/>
                                </a:lnTo>
                                <a:cubicBezTo>
                                  <a:pt x="44704" y="573024"/>
                                  <a:pt x="0" y="530225"/>
                                  <a:pt x="0" y="477520"/>
                                </a:cubicBezTo>
                                <a:lnTo>
                                  <a:pt x="0" y="95504"/>
                                </a:lnTo>
                                <a:cubicBezTo>
                                  <a:pt x="0" y="42799"/>
                                  <a:pt x="44704" y="0"/>
                                  <a:pt x="99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523494" y="93726"/>
                            <a:ext cx="1211580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0" h="573024">
                                <a:moveTo>
                                  <a:pt x="0" y="95504"/>
                                </a:moveTo>
                                <a:cubicBezTo>
                                  <a:pt x="0" y="42799"/>
                                  <a:pt x="44704" y="0"/>
                                  <a:pt x="99822" y="0"/>
                                </a:cubicBezTo>
                                <a:lnTo>
                                  <a:pt x="1111758" y="0"/>
                                </a:lnTo>
                                <a:cubicBezTo>
                                  <a:pt x="1166876" y="0"/>
                                  <a:pt x="1211580" y="42799"/>
                                  <a:pt x="1211580" y="95504"/>
                                </a:cubicBezTo>
                                <a:lnTo>
                                  <a:pt x="1211580" y="477520"/>
                                </a:lnTo>
                                <a:cubicBezTo>
                                  <a:pt x="1211580" y="530225"/>
                                  <a:pt x="1166876" y="573024"/>
                                  <a:pt x="1111758" y="573024"/>
                                </a:cubicBezTo>
                                <a:lnTo>
                                  <a:pt x="99822" y="573024"/>
                                </a:lnTo>
                                <a:cubicBezTo>
                                  <a:pt x="44704" y="573024"/>
                                  <a:pt x="0" y="530225"/>
                                  <a:pt x="0" y="477520"/>
                                </a:cubicBezTo>
                                <a:lnTo>
                                  <a:pt x="0" y="95504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355B8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0748" y="224028"/>
                            <a:ext cx="233172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Rectangle 151"/>
                        <wps:cNvSpPr/>
                        <wps:spPr>
                          <a:xfrm>
                            <a:off x="649859" y="230172"/>
                            <a:ext cx="244451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7045" w14:textId="77777777" w:rsidR="00820106" w:rsidRDefault="00820106" w:rsidP="0082010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832739" y="3553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F1C3C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224028"/>
                            <a:ext cx="23469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826643" y="230172"/>
                            <a:ext cx="244451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B241D" w14:textId="77777777" w:rsidR="00820106" w:rsidRDefault="00820106" w:rsidP="0082010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009523" y="3553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2F7A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01268" y="224028"/>
                            <a:ext cx="70256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1001903" y="230172"/>
                            <a:ext cx="733238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34747" w14:textId="77777777" w:rsidR="00820106" w:rsidRDefault="00820106" w:rsidP="0082010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0"/>
                                </w:rPr>
                                <w:t>CRN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552321" y="3553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3C2FE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224028"/>
                            <a:ext cx="7772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1530985" y="25019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42E9D" w14:textId="77777777" w:rsidR="00820106" w:rsidRDefault="00820106" w:rsidP="0082010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375FF" id="Group 1476" o:spid="_x0000_s1026" style="width:136.6pt;height:56.15pt;mso-position-horizontal-relative:char;mso-position-vertical-relative:line" coordsize="17350,71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7" type="#_x0000_t75" style="position:absolute;left:6294;top:5288;width:426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">
                  <v:imagedata r:id="rId11" o:title=""/>
                </v:shape>
                <v:rect id="Rectangle 138" o:spid="_x0000_s1028" style="position:absolute;left:6300;top:554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0F3415D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0" o:spid="_x0000_s1029" type="#_x0000_t75" style="position:absolute;left:8549;top:5288;width:42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">
                  <v:imagedata r:id="rId11" o:title=""/>
                </v:shape>
                <v:rect id="Rectangle 141" o:spid="_x0000_s1030" style="position:absolute;left:8555;top:554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71D66D8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3" o:spid="_x0000_s1031" type="#_x0000_t75" style="position:absolute;left:12832;top:5288;width:426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">
                  <v:imagedata r:id="rId11" o:title=""/>
                </v:shape>
                <v:rect id="Rectangle 144" o:spid="_x0000_s1032" style="position:absolute;left:12825;top:554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34AAC9E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6" o:spid="_x0000_s1033" type="#_x0000_t75" style="position:absolute;width:6294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">
                  <v:imagedata r:id="rId12" o:title=""/>
                </v:shape>
                <v:shape id="Shape 147" o:spid="_x0000_s1034" style="position:absolute;left:5227;top:929;width:12116;height:5730;visibility:visible;mso-wrap-style:square;v-text-anchor:top" coordsize="1211580,57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" path="m99822,l1111758,v55118,,99822,42799,99822,95504l1211580,477520v,52705,-44704,95504,-99822,95504l99822,573024c44704,573024,,530225,,477520l,95504c,42799,44704,,99822,xe" fillcolor="#1f497d" stroked="f" strokeweight="0">
                  <v:stroke miterlimit="83231f" joinstyle="miter"/>
                  <v:path arrowok="t" textboxrect="0,0,1211580,573024"/>
                </v:shape>
                <v:shape id="Shape 148" o:spid="_x0000_s1035" style="position:absolute;left:5234;top:937;width:12116;height:5730;visibility:visible;mso-wrap-style:square;v-text-anchor:top" coordsize="1211580,57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" path="m,95504c,42799,44704,,99822,l1111758,v55118,,99822,42799,99822,95504l1211580,477520v,52705,-44704,95504,-99822,95504l99822,573024c44704,573024,,530225,,477520l,95504xe" filled="f" strokecolor="#355b89" strokeweight="2.04pt">
                  <v:path arrowok="t" textboxrect="0,0,1211580,573024"/>
                </v:shape>
                <v:shape id="Picture 150" o:spid="_x0000_s1036" type="#_x0000_t75" style="position:absolute;left:6507;top:2240;width:2332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">
                  <v:imagedata r:id="rId13" o:title=""/>
                </v:shape>
                <v:rect id="Rectangle 151" o:spid="_x0000_s1037" style="position:absolute;left:6498;top:2301;width:2445;height: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AEE7045" w14:textId="77777777" w:rsidR="00820106" w:rsidRDefault="00820106" w:rsidP="0082010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0"/>
                          </w:rPr>
                          <w:t>C</w:t>
                        </w:r>
                      </w:p>
                    </w:txbxContent>
                  </v:textbox>
                </v:rect>
                <v:rect id="Rectangle 152" o:spid="_x0000_s1038" style="position:absolute;left:8327;top:355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E4F1C3C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4" o:spid="_x0000_s1039" type="#_x0000_t75" style="position:absolute;left:8260;top:2240;width:234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">
                  <v:imagedata r:id="rId13" o:title=""/>
                </v:shape>
                <v:rect id="Rectangle 155" o:spid="_x0000_s1040" style="position:absolute;left:8266;top:2301;width:2444;height: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68B241D" w14:textId="77777777" w:rsidR="00820106" w:rsidRDefault="00820106" w:rsidP="0082010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0"/>
                          </w:rPr>
                          <w:t>C</w:t>
                        </w:r>
                      </w:p>
                    </w:txbxContent>
                  </v:textbox>
                </v:rect>
                <v:rect id="Rectangle 156" o:spid="_x0000_s1041" style="position:absolute;left:10095;top:355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57A2F7A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8" o:spid="_x0000_s1042" type="#_x0000_t75" style="position:absolute;left:10012;top:2240;width:7026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">
                  <v:imagedata r:id="rId14" o:title=""/>
                </v:shape>
                <v:rect id="Rectangle 159" o:spid="_x0000_s1043" style="position:absolute;left:10019;top:2301;width:7332;height: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B434747" w14:textId="77777777" w:rsidR="00820106" w:rsidRDefault="00820106" w:rsidP="0082010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0"/>
                          </w:rPr>
                          <w:t>CRN</w:t>
                        </w:r>
                      </w:p>
                    </w:txbxContent>
                  </v:textbox>
                </v:rect>
                <v:rect id="Rectangle 160" o:spid="_x0000_s1044" style="position:absolute;left:15523;top:355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5B3C2FE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2" o:spid="_x0000_s1045" type="#_x0000_t75" style="position:absolute;left:15300;top:2240;width:77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">
                  <v:imagedata r:id="rId15" o:title=""/>
                </v:shape>
                <v:rect id="Rectangle 163" o:spid="_x0000_s1046" style="position:absolute;left:15309;top:250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0942E9D" w14:textId="77777777" w:rsidR="00820106" w:rsidRDefault="00820106" w:rsidP="00820106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7200B2" w14:textId="77777777" w:rsidR="00820106" w:rsidRPr="00ED34E0" w:rsidRDefault="00820106" w:rsidP="00820106">
      <w:pPr>
        <w:jc w:val="both"/>
        <w:rPr>
          <w:rFonts w:ascii="Times New Roman" w:hAnsi="Times New Roman"/>
          <w:sz w:val="24"/>
          <w:szCs w:val="24"/>
        </w:rPr>
      </w:pPr>
    </w:p>
    <w:p w14:paraId="5B917950" w14:textId="77777777" w:rsidR="00820106" w:rsidRPr="00066100" w:rsidRDefault="00820106" w:rsidP="00820106">
      <w:pPr>
        <w:widowControl w:val="0"/>
        <w:autoSpaceDE w:val="0"/>
        <w:autoSpaceDN w:val="0"/>
        <w:adjustRightInd w:val="0"/>
        <w:spacing w:before="18" w:after="0" w:line="240" w:lineRule="auto"/>
        <w:ind w:left="100" w:right="-20"/>
        <w:jc w:val="center"/>
        <w:rPr>
          <w:rFonts w:ascii="Arial Black" w:hAnsi="Arial Black" w:cs="Gill Sans MT"/>
          <w:color w:val="000000"/>
          <w:sz w:val="32"/>
          <w:szCs w:val="32"/>
        </w:rPr>
      </w:pPr>
      <w:r>
        <w:rPr>
          <w:rFonts w:ascii="Arial Black" w:hAnsi="Arial Black" w:cs="Arial"/>
          <w:sz w:val="32"/>
          <w:szCs w:val="32"/>
          <w:lang w:eastAsia="yo-NG"/>
        </w:rPr>
        <w:t>ICHSSA</w:t>
      </w:r>
      <w:r w:rsidRPr="00066100">
        <w:rPr>
          <w:rFonts w:ascii="Arial Black" w:hAnsi="Arial Black" w:cs="Arial"/>
          <w:sz w:val="32"/>
          <w:szCs w:val="32"/>
          <w:lang w:eastAsia="yo-NG"/>
        </w:rPr>
        <w:t xml:space="preserve"> 1 PROJECT</w:t>
      </w:r>
    </w:p>
    <w:p w14:paraId="76E7EB4B" w14:textId="77777777" w:rsidR="00820106" w:rsidRPr="00ED34E0" w:rsidRDefault="00820106" w:rsidP="00820106">
      <w:pPr>
        <w:jc w:val="both"/>
        <w:rPr>
          <w:rFonts w:ascii="Times New Roman" w:hAnsi="Times New Roman"/>
          <w:sz w:val="24"/>
          <w:szCs w:val="24"/>
        </w:rPr>
      </w:pPr>
    </w:p>
    <w:p w14:paraId="3A3A9867" w14:textId="77777777" w:rsidR="00820106" w:rsidRPr="00CE311B" w:rsidRDefault="00820106" w:rsidP="00820106">
      <w:pPr>
        <w:pStyle w:val="Title"/>
        <w:spacing w:before="2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pacing w:val="0"/>
          <w:kern w:val="0"/>
          <w:sz w:val="36"/>
          <w:szCs w:val="36"/>
        </w:rPr>
        <w:t>COMMUNITY SYSTEM STRENGTHENING REPORT</w:t>
      </w:r>
    </w:p>
    <w:p w14:paraId="74F58081" w14:textId="77777777" w:rsidR="00820106" w:rsidRPr="00ED34E0" w:rsidRDefault="00820106" w:rsidP="00820106">
      <w:pPr>
        <w:jc w:val="center"/>
        <w:rPr>
          <w:rFonts w:ascii="Times New Roman" w:hAnsi="Times New Roman"/>
          <w:sz w:val="24"/>
          <w:szCs w:val="24"/>
        </w:rPr>
      </w:pPr>
    </w:p>
    <w:p w14:paraId="094FD3F2" w14:textId="77777777" w:rsidR="00820106" w:rsidRPr="00ED34E0" w:rsidRDefault="00820106" w:rsidP="00820106">
      <w:pPr>
        <w:pStyle w:val="Subtitle"/>
        <w:jc w:val="center"/>
        <w:rPr>
          <w:rFonts w:ascii="Times New Roman" w:hAnsi="Times New Roman"/>
        </w:rPr>
      </w:pPr>
    </w:p>
    <w:p w14:paraId="5682A0C9" w14:textId="77777777" w:rsidR="00820106" w:rsidRPr="00ED34E0" w:rsidRDefault="00820106" w:rsidP="00820106">
      <w:pPr>
        <w:pStyle w:val="Subtitle"/>
        <w:jc w:val="center"/>
        <w:rPr>
          <w:rFonts w:ascii="Times New Roman" w:hAnsi="Times New Roman"/>
        </w:rPr>
      </w:pPr>
    </w:p>
    <w:p w14:paraId="6C5F2FDC" w14:textId="77777777" w:rsidR="00820106" w:rsidRDefault="00820106" w:rsidP="00820106">
      <w:pPr>
        <w:pStyle w:val="Subtitle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Submitted b</w:t>
      </w:r>
      <w:r w:rsidRPr="00ED34E0">
        <w:rPr>
          <w:rFonts w:ascii="Times New Roman" w:hAnsi="Times New Roman"/>
          <w:sz w:val="32"/>
          <w:szCs w:val="32"/>
        </w:rPr>
        <w:t xml:space="preserve">y: </w:t>
      </w:r>
      <w:r>
        <w:rPr>
          <w:rFonts w:ascii="Times New Roman" w:hAnsi="Times New Roman"/>
          <w:sz w:val="32"/>
          <w:szCs w:val="32"/>
        </w:rPr>
        <w:t>APPLICANTS WELFARE AND DEVELOPMENT CENTRE</w:t>
      </w:r>
    </w:p>
    <w:p w14:paraId="1ABBF9E5" w14:textId="77777777" w:rsidR="00820106" w:rsidRPr="0051545F" w:rsidRDefault="00820106" w:rsidP="00820106">
      <w:pPr>
        <w:rPr>
          <w:rFonts w:ascii="Times New Roman" w:hAnsi="Times New Roman"/>
          <w:b/>
          <w:sz w:val="28"/>
          <w:szCs w:val="28"/>
        </w:rPr>
      </w:pPr>
      <w:r w:rsidRPr="0051545F">
        <w:rPr>
          <w:rFonts w:ascii="Times New Roman" w:hAnsi="Times New Roman"/>
          <w:b/>
          <w:sz w:val="28"/>
          <w:szCs w:val="28"/>
        </w:rPr>
        <w:tab/>
      </w:r>
      <w:r w:rsidRPr="0051545F">
        <w:rPr>
          <w:rFonts w:ascii="Times New Roman" w:hAnsi="Times New Roman"/>
          <w:b/>
          <w:sz w:val="28"/>
          <w:szCs w:val="28"/>
        </w:rPr>
        <w:tab/>
      </w:r>
    </w:p>
    <w:p w14:paraId="386E7A1E" w14:textId="77777777" w:rsidR="00820106" w:rsidRDefault="00820106" w:rsidP="00820106">
      <w:pPr>
        <w:pStyle w:val="Subtitle"/>
        <w:jc w:val="center"/>
        <w:rPr>
          <w:rFonts w:ascii="Times New Roman" w:hAnsi="Times New Roman"/>
          <w:sz w:val="32"/>
          <w:szCs w:val="32"/>
        </w:rPr>
      </w:pPr>
      <w:r w:rsidRPr="00ED34E0">
        <w:rPr>
          <w:rFonts w:ascii="Times New Roman" w:hAnsi="Times New Roman"/>
          <w:sz w:val="32"/>
          <w:szCs w:val="32"/>
        </w:rPr>
        <w:t>Month/</w:t>
      </w:r>
      <w:del w:id="1" w:author="oenonbong" w:date="2021-02-12T05:53:00Z">
        <w:r w:rsidRPr="00ED34E0" w:rsidDel="008007FF">
          <w:rPr>
            <w:rFonts w:ascii="Times New Roman" w:hAnsi="Times New Roman"/>
            <w:sz w:val="32"/>
            <w:szCs w:val="32"/>
          </w:rPr>
          <w:delText xml:space="preserve"> </w:delText>
        </w:r>
      </w:del>
      <w:r>
        <w:rPr>
          <w:rFonts w:ascii="Times New Roman" w:hAnsi="Times New Roman"/>
          <w:sz w:val="32"/>
          <w:szCs w:val="32"/>
        </w:rPr>
        <w:t>Quarter: March/ Quarter 2</w:t>
      </w:r>
    </w:p>
    <w:p w14:paraId="014FA605" w14:textId="77777777" w:rsidR="00820106" w:rsidRPr="0051545F" w:rsidRDefault="00820106" w:rsidP="00820106">
      <w:pPr>
        <w:rPr>
          <w:b/>
        </w:rPr>
      </w:pPr>
      <w:r w:rsidRPr="0051545F">
        <w:rPr>
          <w:b/>
        </w:rPr>
        <w:tab/>
      </w:r>
      <w:r w:rsidRPr="0051545F">
        <w:rPr>
          <w:b/>
        </w:rPr>
        <w:tab/>
      </w:r>
      <w:r w:rsidRPr="0051545F">
        <w:rPr>
          <w:b/>
        </w:rPr>
        <w:tab/>
      </w:r>
      <w:r w:rsidRPr="0051545F">
        <w:rPr>
          <w:b/>
        </w:rPr>
        <w:tab/>
      </w:r>
      <w:r w:rsidRPr="0051545F">
        <w:rPr>
          <w:b/>
        </w:rPr>
        <w:tab/>
      </w:r>
      <w:ins w:id="2" w:author="oenonbong" w:date="2021-02-12T05:53:00Z">
        <w:r>
          <w:rPr>
            <w:b/>
          </w:rPr>
          <w:t xml:space="preserve"> </w:t>
        </w:r>
      </w:ins>
    </w:p>
    <w:p w14:paraId="67A0CE7A" w14:textId="03A69DA5" w:rsidR="00820106" w:rsidRDefault="00820106" w:rsidP="00820106">
      <w:pPr>
        <w:pStyle w:val="Subtitle"/>
        <w:jc w:val="center"/>
        <w:rPr>
          <w:rFonts w:ascii="Times New Roman" w:hAnsi="Times New Roman"/>
          <w:sz w:val="32"/>
          <w:szCs w:val="32"/>
        </w:rPr>
      </w:pPr>
      <w:r w:rsidRPr="00ED34E0">
        <w:rPr>
          <w:rFonts w:ascii="Times New Roman" w:hAnsi="Times New Roman"/>
          <w:sz w:val="32"/>
          <w:szCs w:val="32"/>
        </w:rPr>
        <w:t>Submission Date: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31</w:t>
      </w:r>
      <w:r>
        <w:rPr>
          <w:rFonts w:ascii="Times New Roman" w:hAnsi="Times New Roman"/>
          <w:sz w:val="32"/>
          <w:szCs w:val="32"/>
        </w:rPr>
        <w:t>/3/2022</w:t>
      </w:r>
    </w:p>
    <w:p w14:paraId="1F1E1529" w14:textId="77777777" w:rsidR="00820106" w:rsidRPr="0051545F" w:rsidRDefault="00820106" w:rsidP="00820106">
      <w:pPr>
        <w:rPr>
          <w:b/>
        </w:rPr>
      </w:pPr>
      <w:r w:rsidRPr="0051545F">
        <w:rPr>
          <w:b/>
        </w:rPr>
        <w:tab/>
      </w:r>
      <w:r w:rsidRPr="0051545F">
        <w:rPr>
          <w:b/>
        </w:rPr>
        <w:tab/>
      </w:r>
      <w:r w:rsidRPr="0051545F">
        <w:rPr>
          <w:b/>
        </w:rPr>
        <w:tab/>
      </w:r>
      <w:r w:rsidRPr="0051545F">
        <w:rPr>
          <w:b/>
        </w:rPr>
        <w:tab/>
      </w:r>
      <w:r w:rsidRPr="0051545F">
        <w:rPr>
          <w:b/>
        </w:rPr>
        <w:tab/>
      </w:r>
    </w:p>
    <w:p w14:paraId="601E87FB" w14:textId="77777777" w:rsidR="00820106" w:rsidRPr="00B45A6A" w:rsidRDefault="00820106" w:rsidP="00820106">
      <w:pPr>
        <w:sectPr w:rsidR="00820106" w:rsidRPr="00B45A6A" w:rsidSect="00C9793B">
          <w:footerReference w:type="default" r:id="rId16"/>
          <w:pgSz w:w="12240" w:h="15840"/>
          <w:pgMar w:top="1440" w:right="1440" w:bottom="1440" w:left="1440" w:header="720" w:footer="720" w:gutter="0"/>
          <w:pgBorders w:offsetFrom="page">
            <w:top w:val="single" w:sz="2" w:space="24" w:color="C00000"/>
            <w:left w:val="single" w:sz="2" w:space="24" w:color="C00000"/>
            <w:bottom w:val="single" w:sz="2" w:space="24" w:color="C00000"/>
            <w:right w:val="single" w:sz="2" w:space="24" w:color="C00000"/>
          </w:pgBorders>
          <w:cols w:space="720"/>
          <w:titlePg/>
          <w:docGrid w:linePitch="360"/>
        </w:sectPr>
      </w:pPr>
      <w:r>
        <w:tab/>
      </w:r>
    </w:p>
    <w:p w14:paraId="0E5389F8" w14:textId="77777777" w:rsidR="00820106" w:rsidRPr="00ED34E0" w:rsidRDefault="00820106" w:rsidP="00820106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Executive Summary</w:t>
      </w:r>
    </w:p>
    <w:p w14:paraId="0605EA00" w14:textId="7897F763" w:rsidR="00820106" w:rsidRPr="00E051E6" w:rsidRDefault="00820106" w:rsidP="00E051E6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  <w:jc w:val="both"/>
        <w:rPr>
          <w:rFonts w:ascii="Times New Roman" w:hAnsi="Times New Roman"/>
          <w:szCs w:val="24"/>
        </w:rPr>
      </w:pPr>
      <w:r w:rsidRPr="009C6A4E">
        <w:rPr>
          <w:rFonts w:ascii="Times New Roman" w:hAnsi="Times New Roman"/>
          <w:szCs w:val="24"/>
        </w:rPr>
        <w:t>Summary of Key activities</w:t>
      </w:r>
      <w:r>
        <w:rPr>
          <w:rFonts w:ascii="Times New Roman" w:hAnsi="Times New Roman"/>
          <w:szCs w:val="24"/>
        </w:rPr>
        <w:t xml:space="preserve"> (In bullet point please)</w:t>
      </w:r>
    </w:p>
    <w:p w14:paraId="2BEEAB36" w14:textId="3A21E63A" w:rsidR="00820106" w:rsidRPr="0092765A" w:rsidRDefault="00820106" w:rsidP="00820106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CPC meeting in A</w:t>
      </w:r>
      <w:r>
        <w:rPr>
          <w:sz w:val="28"/>
          <w:szCs w:val="28"/>
        </w:rPr>
        <w:t>N</w:t>
      </w:r>
      <w:r w:rsidR="00E051E6">
        <w:rPr>
          <w:sz w:val="28"/>
          <w:szCs w:val="28"/>
        </w:rPr>
        <w:t>UA</w:t>
      </w:r>
      <w:r>
        <w:rPr>
          <w:sz w:val="28"/>
          <w:szCs w:val="28"/>
        </w:rPr>
        <w:t>, OKOBO LGA.</w:t>
      </w:r>
    </w:p>
    <w:p w14:paraId="7E2B0CB5" w14:textId="77777777" w:rsidR="00820106" w:rsidRPr="00F247C1" w:rsidRDefault="00820106" w:rsidP="00820106">
      <w:pPr>
        <w:pStyle w:val="Heading2"/>
        <w:ind w:left="360"/>
        <w:jc w:val="both"/>
        <w:rPr>
          <w:rFonts w:ascii="Times New Roman" w:hAnsi="Times New Roman"/>
          <w:b w:val="0"/>
          <w:sz w:val="28"/>
          <w:szCs w:val="28"/>
        </w:rPr>
      </w:pPr>
      <w:r w:rsidRPr="00F247C1">
        <w:rPr>
          <w:rFonts w:ascii="Times New Roman" w:hAnsi="Times New Roman"/>
          <w:sz w:val="28"/>
          <w:szCs w:val="28"/>
        </w:rPr>
        <w:t>Progress Narrative:</w:t>
      </w:r>
      <w:r w:rsidRPr="00F247C1">
        <w:rPr>
          <w:rFonts w:ascii="Times New Roman" w:hAnsi="Times New Roman"/>
          <w:b w:val="0"/>
          <w:sz w:val="28"/>
          <w:szCs w:val="28"/>
        </w:rPr>
        <w:t xml:space="preserve"> </w:t>
      </w:r>
    </w:p>
    <w:p w14:paraId="549370A4" w14:textId="77777777" w:rsidR="00820106" w:rsidRDefault="00820106" w:rsidP="00820106">
      <w:pPr>
        <w:rPr>
          <w:rStyle w:val="A6"/>
          <w:sz w:val="28"/>
          <w:szCs w:val="28"/>
        </w:rPr>
      </w:pPr>
      <w:r w:rsidRPr="00F247C1">
        <w:rPr>
          <w:rStyle w:val="A6"/>
          <w:sz w:val="28"/>
          <w:szCs w:val="28"/>
        </w:rPr>
        <w:t>As children remain exposed to conflict, violence, neglect and abuse, Community-Based Child Protection</w:t>
      </w:r>
      <w:r>
        <w:rPr>
          <w:rStyle w:val="A6"/>
          <w:sz w:val="28"/>
          <w:szCs w:val="28"/>
        </w:rPr>
        <w:t>/Quality Improvement</w:t>
      </w:r>
      <w:r w:rsidRPr="00F247C1">
        <w:rPr>
          <w:rStyle w:val="A6"/>
          <w:sz w:val="28"/>
          <w:szCs w:val="28"/>
        </w:rPr>
        <w:t xml:space="preserve"> Committee become</w:t>
      </w:r>
      <w:r>
        <w:rPr>
          <w:rStyle w:val="A6"/>
          <w:sz w:val="28"/>
          <w:szCs w:val="28"/>
        </w:rPr>
        <w:t>s</w:t>
      </w:r>
      <w:r w:rsidRPr="00F247C1">
        <w:rPr>
          <w:rStyle w:val="A6"/>
          <w:sz w:val="28"/>
          <w:szCs w:val="28"/>
        </w:rPr>
        <w:t xml:space="preserve"> essential to mobilize community responses, enhance referrals, raise awareness on child rights and ensure communities take part in creating a protective environment for children. To this end and as part of the community system strengthening</w:t>
      </w:r>
      <w:r>
        <w:rPr>
          <w:rStyle w:val="A6"/>
          <w:sz w:val="28"/>
          <w:szCs w:val="28"/>
        </w:rPr>
        <w:t xml:space="preserve"> strategy in ensuring that orphans and vulnerable children are protected and cared for by their </w:t>
      </w:r>
      <w:r w:rsidRPr="00F247C1">
        <w:rPr>
          <w:rStyle w:val="A6"/>
          <w:sz w:val="28"/>
          <w:szCs w:val="28"/>
        </w:rPr>
        <w:t>community</w:t>
      </w:r>
      <w:r>
        <w:rPr>
          <w:rStyle w:val="A6"/>
          <w:sz w:val="28"/>
          <w:szCs w:val="28"/>
        </w:rPr>
        <w:t xml:space="preserve">, therefore it is important to hold regular CPC meeting AWAT, OKOBO LGA to address these issues and proffer solutions. </w:t>
      </w:r>
    </w:p>
    <w:p w14:paraId="37552B34" w14:textId="73702A6E" w:rsidR="00820106" w:rsidRDefault="00820106" w:rsidP="00820106">
      <w:pPr>
        <w:rPr>
          <w:rStyle w:val="A6"/>
          <w:sz w:val="28"/>
          <w:szCs w:val="28"/>
        </w:rPr>
      </w:pPr>
      <w:r>
        <w:rPr>
          <w:rStyle w:val="A6"/>
          <w:sz w:val="28"/>
          <w:szCs w:val="28"/>
        </w:rPr>
        <w:t xml:space="preserve">The meeting held on the </w:t>
      </w:r>
      <w:r>
        <w:rPr>
          <w:rStyle w:val="A6"/>
          <w:sz w:val="28"/>
          <w:szCs w:val="28"/>
        </w:rPr>
        <w:t>29th</w:t>
      </w:r>
      <w:r>
        <w:rPr>
          <w:rStyle w:val="A6"/>
          <w:sz w:val="28"/>
          <w:szCs w:val="28"/>
        </w:rPr>
        <w:t xml:space="preserve"> of March 2021 at CHIEF </w:t>
      </w:r>
      <w:r w:rsidR="00E051E6">
        <w:rPr>
          <w:rStyle w:val="A6"/>
          <w:sz w:val="28"/>
          <w:szCs w:val="28"/>
        </w:rPr>
        <w:t xml:space="preserve">Joseph OKON </w:t>
      </w:r>
      <w:r>
        <w:rPr>
          <w:rStyle w:val="A6"/>
          <w:sz w:val="28"/>
          <w:szCs w:val="28"/>
        </w:rPr>
        <w:t xml:space="preserve">ESUK </w:t>
      </w:r>
      <w:r>
        <w:rPr>
          <w:rStyle w:val="A6"/>
          <w:sz w:val="28"/>
          <w:szCs w:val="28"/>
        </w:rPr>
        <w:t xml:space="preserve">compound at </w:t>
      </w:r>
      <w:proofErr w:type="gramStart"/>
      <w:r>
        <w:rPr>
          <w:rStyle w:val="A6"/>
          <w:sz w:val="28"/>
          <w:szCs w:val="28"/>
        </w:rPr>
        <w:t xml:space="preserve">4 </w:t>
      </w:r>
      <w:r w:rsidR="00E051E6">
        <w:rPr>
          <w:rStyle w:val="A6"/>
          <w:sz w:val="28"/>
          <w:szCs w:val="28"/>
        </w:rPr>
        <w:t>:</w:t>
      </w:r>
      <w:proofErr w:type="gramEnd"/>
      <w:r w:rsidR="00E051E6">
        <w:rPr>
          <w:rStyle w:val="A6"/>
          <w:sz w:val="28"/>
          <w:szCs w:val="28"/>
        </w:rPr>
        <w:t xml:space="preserve"> 45 p</w:t>
      </w:r>
      <w:r>
        <w:rPr>
          <w:rStyle w:val="A6"/>
          <w:sz w:val="28"/>
          <w:szCs w:val="28"/>
        </w:rPr>
        <w:t xml:space="preserve">.m. Opening prayer was taken by </w:t>
      </w:r>
      <w:r w:rsidR="00E051E6">
        <w:rPr>
          <w:rStyle w:val="A6"/>
          <w:sz w:val="28"/>
          <w:szCs w:val="28"/>
        </w:rPr>
        <w:t xml:space="preserve">Engineer Effiong </w:t>
      </w:r>
      <w:proofErr w:type="spellStart"/>
      <w:r w:rsidR="00E051E6">
        <w:rPr>
          <w:rStyle w:val="A6"/>
          <w:sz w:val="28"/>
          <w:szCs w:val="28"/>
        </w:rPr>
        <w:t>Effiong</w:t>
      </w:r>
      <w:proofErr w:type="spellEnd"/>
      <w:r>
        <w:rPr>
          <w:rStyle w:val="A6"/>
          <w:sz w:val="28"/>
          <w:szCs w:val="28"/>
        </w:rPr>
        <w:t xml:space="preserve">. </w:t>
      </w:r>
    </w:p>
    <w:p w14:paraId="59674BBF" w14:textId="77777777" w:rsidR="00820106" w:rsidRDefault="00820106" w:rsidP="00820106">
      <w:pPr>
        <w:rPr>
          <w:rStyle w:val="A6"/>
          <w:sz w:val="28"/>
          <w:szCs w:val="28"/>
        </w:rPr>
      </w:pPr>
      <w:r>
        <w:rPr>
          <w:rStyle w:val="A6"/>
          <w:sz w:val="28"/>
          <w:szCs w:val="28"/>
        </w:rPr>
        <w:t>The chairman continued the meeting with the reading of the AGENDA:</w:t>
      </w:r>
    </w:p>
    <w:p w14:paraId="0BDD0C01" w14:textId="7C46F2EB" w:rsidR="00820106" w:rsidRPr="00210AD3" w:rsidRDefault="00820106" w:rsidP="00210AD3">
      <w:pPr>
        <w:pStyle w:val="ListParagraph"/>
        <w:numPr>
          <w:ilvl w:val="0"/>
          <w:numId w:val="2"/>
        </w:numPr>
        <w:rPr>
          <w:rStyle w:val="A6"/>
          <w:sz w:val="28"/>
          <w:szCs w:val="28"/>
        </w:rPr>
      </w:pPr>
      <w:r>
        <w:rPr>
          <w:rStyle w:val="A6"/>
          <w:sz w:val="28"/>
          <w:szCs w:val="28"/>
        </w:rPr>
        <w:t>Issues of Identification</w:t>
      </w:r>
      <w:r w:rsidR="00E051E6">
        <w:rPr>
          <w:rStyle w:val="A6"/>
          <w:sz w:val="28"/>
          <w:szCs w:val="28"/>
        </w:rPr>
        <w:t>.</w:t>
      </w:r>
    </w:p>
    <w:p w14:paraId="3A222BF3" w14:textId="48E2252B" w:rsidR="00820106" w:rsidRDefault="00E051E6" w:rsidP="00820106">
      <w:pPr>
        <w:pStyle w:val="ListParagraph"/>
        <w:numPr>
          <w:ilvl w:val="0"/>
          <w:numId w:val="2"/>
        </w:numPr>
        <w:rPr>
          <w:rStyle w:val="A6"/>
          <w:sz w:val="28"/>
          <w:szCs w:val="28"/>
        </w:rPr>
      </w:pPr>
      <w:r>
        <w:rPr>
          <w:rStyle w:val="A6"/>
          <w:sz w:val="28"/>
          <w:szCs w:val="28"/>
        </w:rPr>
        <w:t>Abuse and Molestation.</w:t>
      </w:r>
    </w:p>
    <w:p w14:paraId="26B8CFF1" w14:textId="59B5E79F" w:rsidR="00210AD3" w:rsidRDefault="00210AD3" w:rsidP="00820106">
      <w:pPr>
        <w:pStyle w:val="ListParagraph"/>
        <w:numPr>
          <w:ilvl w:val="0"/>
          <w:numId w:val="2"/>
        </w:numPr>
        <w:rPr>
          <w:rStyle w:val="A6"/>
          <w:sz w:val="28"/>
          <w:szCs w:val="28"/>
        </w:rPr>
      </w:pPr>
      <w:r>
        <w:rPr>
          <w:rStyle w:val="A6"/>
          <w:sz w:val="28"/>
          <w:szCs w:val="28"/>
        </w:rPr>
        <w:t>Bullying in school</w:t>
      </w:r>
    </w:p>
    <w:p w14:paraId="4BFCDBD9" w14:textId="77777777" w:rsidR="00820106" w:rsidRPr="0092765A" w:rsidRDefault="00820106" w:rsidP="00820106">
      <w:pPr>
        <w:pStyle w:val="ListParagraph"/>
        <w:rPr>
          <w:rStyle w:val="A6"/>
          <w:sz w:val="28"/>
          <w:szCs w:val="28"/>
        </w:rPr>
      </w:pPr>
    </w:p>
    <w:p w14:paraId="3E8AF41E" w14:textId="7574B482" w:rsidR="00820106" w:rsidRDefault="00A84EC1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t xml:space="preserve">Chief Joseph </w:t>
      </w:r>
      <w:proofErr w:type="spellStart"/>
      <w:r>
        <w:rPr>
          <w:rFonts w:cs="Alright Sans Regular"/>
          <w:color w:val="000000"/>
          <w:sz w:val="28"/>
          <w:szCs w:val="28"/>
        </w:rPr>
        <w:t>Okon</w:t>
      </w:r>
      <w:proofErr w:type="spellEnd"/>
      <w:r w:rsidR="00820106">
        <w:rPr>
          <w:rFonts w:cs="Alright Sans Regular"/>
          <w:color w:val="000000"/>
          <w:sz w:val="28"/>
          <w:szCs w:val="28"/>
        </w:rPr>
        <w:t xml:space="preserve"> complained of issues of identification saying that the group doesn’t have any means of identification.</w:t>
      </w:r>
    </w:p>
    <w:p w14:paraId="0F20DB9B" w14:textId="7D067C92" w:rsidR="00820106" w:rsidRDefault="00820106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t>Akpan Emmanuel responded that the issue of identification will be looked into internally though it is not covered in th</w:t>
      </w:r>
      <w:r w:rsidR="00A84EC1">
        <w:rPr>
          <w:rFonts w:cs="Alright Sans Regular"/>
          <w:color w:val="000000"/>
          <w:sz w:val="28"/>
          <w:szCs w:val="28"/>
        </w:rPr>
        <w:t>e budget.</w:t>
      </w:r>
    </w:p>
    <w:p w14:paraId="7A958F23" w14:textId="4586B531" w:rsidR="00820106" w:rsidRDefault="00820106" w:rsidP="00820106">
      <w:pPr>
        <w:rPr>
          <w:rFonts w:cs="Alright Sans Regular"/>
          <w:color w:val="000000"/>
          <w:sz w:val="28"/>
          <w:szCs w:val="28"/>
        </w:rPr>
      </w:pPr>
      <w:proofErr w:type="spellStart"/>
      <w:r>
        <w:rPr>
          <w:rFonts w:cs="Alright Sans Regular"/>
          <w:color w:val="000000"/>
          <w:sz w:val="28"/>
          <w:szCs w:val="28"/>
        </w:rPr>
        <w:t>Mr</w:t>
      </w:r>
      <w:proofErr w:type="spellEnd"/>
      <w:r>
        <w:rPr>
          <w:rFonts w:cs="Alright Sans Regular"/>
          <w:color w:val="000000"/>
          <w:sz w:val="28"/>
          <w:szCs w:val="28"/>
        </w:rPr>
        <w:t xml:space="preserve"> </w:t>
      </w:r>
      <w:r w:rsidR="0082596C">
        <w:rPr>
          <w:rFonts w:cs="Alright Sans Regular"/>
          <w:color w:val="000000"/>
          <w:sz w:val="28"/>
          <w:szCs w:val="28"/>
        </w:rPr>
        <w:t>Clement Emmanuel reported a case of bullying in community secondary school which has made some children become recalcitrant and high handed while those on the receiving are scared of going to school.</w:t>
      </w:r>
    </w:p>
    <w:p w14:paraId="5BE1FACE" w14:textId="7767EA47" w:rsidR="0082596C" w:rsidRDefault="0082596C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lastRenderedPageBreak/>
        <w:t>Akpan Emmanuel gave the opinion that a visit should be made to the school and discuss the issues with the school authority to address the issues before the matter gets out of hand.</w:t>
      </w:r>
    </w:p>
    <w:p w14:paraId="56A13D01" w14:textId="41E936DD" w:rsidR="00820106" w:rsidRDefault="005E38DC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t>Chief Joseph also added that it would be good to do that before it will deter other children from going to school.</w:t>
      </w:r>
    </w:p>
    <w:p w14:paraId="02AE42FB" w14:textId="1F761CC9" w:rsidR="00820106" w:rsidRDefault="00820106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t xml:space="preserve">The </w:t>
      </w:r>
      <w:r w:rsidR="005E38DC">
        <w:rPr>
          <w:rFonts w:cs="Alright Sans Regular"/>
          <w:color w:val="000000"/>
          <w:sz w:val="28"/>
          <w:szCs w:val="28"/>
        </w:rPr>
        <w:t>secretary Mr</w:t>
      </w:r>
      <w:r>
        <w:rPr>
          <w:rFonts w:cs="Alright Sans Regular"/>
          <w:color w:val="000000"/>
          <w:sz w:val="28"/>
          <w:szCs w:val="28"/>
        </w:rPr>
        <w:t>.</w:t>
      </w:r>
      <w:r w:rsidR="005E38DC">
        <w:rPr>
          <w:rFonts w:cs="Alright Sans Regular"/>
          <w:color w:val="000000"/>
          <w:sz w:val="28"/>
          <w:szCs w:val="28"/>
        </w:rPr>
        <w:t xml:space="preserve"> Clement Emmanuel also suggested to look into abuse and molestation which is a factor that makes young one’s bully others in school. He also cited a case of molestation that took place some years ago and how the matter was resolved. </w:t>
      </w:r>
    </w:p>
    <w:p w14:paraId="3247F59F" w14:textId="385A569D" w:rsidR="005E38DC" w:rsidRDefault="005E38DC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t xml:space="preserve">After the deliberation and </w:t>
      </w:r>
      <w:r w:rsidR="000F647C">
        <w:rPr>
          <w:rFonts w:cs="Alright Sans Regular"/>
          <w:color w:val="000000"/>
          <w:sz w:val="28"/>
          <w:szCs w:val="28"/>
        </w:rPr>
        <w:t>resolutions,</w:t>
      </w:r>
      <w:r>
        <w:rPr>
          <w:rFonts w:cs="Alright Sans Regular"/>
          <w:color w:val="000000"/>
          <w:sz w:val="28"/>
          <w:szCs w:val="28"/>
        </w:rPr>
        <w:t xml:space="preserve"> the meeting came to and end. </w:t>
      </w:r>
    </w:p>
    <w:p w14:paraId="724C5512" w14:textId="6262C046" w:rsidR="00820106" w:rsidRPr="008A10EF" w:rsidRDefault="005E38DC" w:rsidP="00820106">
      <w:pPr>
        <w:rPr>
          <w:rFonts w:cs="Alright Sans Regular"/>
          <w:color w:val="000000"/>
          <w:sz w:val="28"/>
          <w:szCs w:val="28"/>
        </w:rPr>
      </w:pPr>
      <w:r>
        <w:rPr>
          <w:rFonts w:cs="Alright Sans Regular"/>
          <w:color w:val="000000"/>
          <w:sz w:val="28"/>
          <w:szCs w:val="28"/>
        </w:rPr>
        <w:t>Madam Martha gave the closing Prayer.</w:t>
      </w:r>
    </w:p>
    <w:p w14:paraId="75689517" w14:textId="77777777" w:rsidR="00820106" w:rsidRPr="00B413D7" w:rsidRDefault="00820106" w:rsidP="00820106">
      <w:pPr>
        <w:pStyle w:val="Heading2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rFonts w:ascii="Times New Roman" w:hAnsi="Times New Roman"/>
          <w:b w:val="0"/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Output: </w:t>
      </w:r>
    </w:p>
    <w:p w14:paraId="482C865F" w14:textId="57FC62B8" w:rsidR="00820106" w:rsidRDefault="000F647C" w:rsidP="00820106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0106">
        <w:rPr>
          <w:rFonts w:ascii="Times New Roman" w:hAnsi="Times New Roman"/>
          <w:sz w:val="28"/>
          <w:szCs w:val="28"/>
        </w:rPr>
        <w:t xml:space="preserve">(M </w:t>
      </w:r>
      <w:proofErr w:type="gramStart"/>
      <w:r>
        <w:rPr>
          <w:rFonts w:ascii="Times New Roman" w:hAnsi="Times New Roman"/>
          <w:sz w:val="28"/>
          <w:szCs w:val="28"/>
        </w:rPr>
        <w:t>8</w:t>
      </w:r>
      <w:r w:rsidR="00820106">
        <w:rPr>
          <w:rFonts w:ascii="Times New Roman" w:hAnsi="Times New Roman"/>
          <w:sz w:val="28"/>
          <w:szCs w:val="28"/>
        </w:rPr>
        <w:t xml:space="preserve"> ,F</w:t>
      </w:r>
      <w:proofErr w:type="gramEnd"/>
      <w:r>
        <w:rPr>
          <w:rFonts w:ascii="Times New Roman" w:hAnsi="Times New Roman"/>
          <w:sz w:val="28"/>
          <w:szCs w:val="28"/>
        </w:rPr>
        <w:t>1</w:t>
      </w:r>
      <w:r w:rsidR="00820106">
        <w:rPr>
          <w:rFonts w:ascii="Times New Roman" w:hAnsi="Times New Roman"/>
          <w:sz w:val="28"/>
          <w:szCs w:val="28"/>
        </w:rPr>
        <w:t>) persons were in attendance</w:t>
      </w:r>
      <w:r w:rsidR="00820106" w:rsidRPr="00555362">
        <w:rPr>
          <w:rFonts w:ascii="Times New Roman" w:hAnsi="Times New Roman"/>
          <w:sz w:val="28"/>
          <w:szCs w:val="28"/>
        </w:rPr>
        <w:t>.</w:t>
      </w:r>
    </w:p>
    <w:p w14:paraId="6F2BBD74" w14:textId="2C0FAA50" w:rsidR="00820106" w:rsidRDefault="00820106" w:rsidP="00820106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Issues surrounding </w:t>
      </w:r>
      <w:r w:rsidR="000F647C">
        <w:rPr>
          <w:rFonts w:ascii="Times New Roman" w:hAnsi="Times New Roman"/>
          <w:sz w:val="28"/>
          <w:szCs w:val="28"/>
        </w:rPr>
        <w:t>bullying in school was addressed.</w:t>
      </w:r>
    </w:p>
    <w:p w14:paraId="7C100E43" w14:textId="77777777" w:rsidR="00820106" w:rsidRDefault="00820106" w:rsidP="00820106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</w:p>
    <w:p w14:paraId="0F001BC0" w14:textId="77777777" w:rsidR="00820106" w:rsidRPr="002D4A76" w:rsidRDefault="00820106" w:rsidP="00820106">
      <w:pPr>
        <w:rPr>
          <w:rFonts w:ascii="Times New Roman" w:hAnsi="Times New Roman"/>
          <w:sz w:val="28"/>
          <w:szCs w:val="28"/>
        </w:rPr>
      </w:pPr>
    </w:p>
    <w:p w14:paraId="12354E86" w14:textId="77777777" w:rsidR="00820106" w:rsidRPr="00864E2E" w:rsidRDefault="00820106" w:rsidP="00820106">
      <w:pPr>
        <w:pStyle w:val="Heading2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Challenges:</w:t>
      </w:r>
    </w:p>
    <w:p w14:paraId="22121FE2" w14:textId="3F3D2E94" w:rsidR="00820106" w:rsidRDefault="000F647C" w:rsidP="0082010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Too many activities in the community coupled with the farming season made hold the meeting difficult.</w:t>
      </w:r>
    </w:p>
    <w:p w14:paraId="2930C65F" w14:textId="09CDA3A6" w:rsidR="000F647C" w:rsidRDefault="000F647C" w:rsidP="0082010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Means of identification.</w:t>
      </w:r>
    </w:p>
    <w:p w14:paraId="2C5DD33B" w14:textId="77777777" w:rsidR="00820106" w:rsidRPr="007A31C5" w:rsidRDefault="00820106" w:rsidP="00820106">
      <w:pPr>
        <w:pStyle w:val="ListParagraph"/>
        <w:numPr>
          <w:ilvl w:val="0"/>
          <w:numId w:val="5"/>
        </w:numPr>
        <w:rPr>
          <w:sz w:val="28"/>
          <w:szCs w:val="28"/>
        </w:rPr>
      </w:pPr>
    </w:p>
    <w:p w14:paraId="267D45C4" w14:textId="77777777" w:rsidR="00820106" w:rsidRDefault="00820106" w:rsidP="00820106">
      <w:pPr>
        <w:pStyle w:val="Heading2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Recommendations</w:t>
      </w:r>
    </w:p>
    <w:p w14:paraId="2EEA470C" w14:textId="45D9C6CA" w:rsidR="00820106" w:rsidRPr="002D4A76" w:rsidRDefault="000F647C" w:rsidP="0082010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Visit to the school authority to look into the matter</w:t>
      </w:r>
      <w:r w:rsidR="00820106">
        <w:rPr>
          <w:sz w:val="28"/>
          <w:szCs w:val="28"/>
        </w:rPr>
        <w:t>.</w:t>
      </w:r>
    </w:p>
    <w:p w14:paraId="6CB45ED7" w14:textId="77777777" w:rsidR="00820106" w:rsidRPr="00C80000" w:rsidRDefault="00820106" w:rsidP="00820106">
      <w:pPr>
        <w:spacing w:after="0" w:line="360" w:lineRule="auto"/>
        <w:ind w:left="720"/>
        <w:jc w:val="both"/>
        <w:rPr>
          <w:rFonts w:ascii="Times New Roman" w:hAnsi="Times New Roman"/>
          <w:b/>
          <w:sz w:val="28"/>
          <w:szCs w:val="28"/>
          <w:lang w:val="en-GB"/>
        </w:rPr>
      </w:pPr>
      <w:r w:rsidRPr="00C80000">
        <w:rPr>
          <w:rFonts w:ascii="Times New Roman" w:hAnsi="Times New Roman"/>
          <w:b/>
          <w:sz w:val="28"/>
          <w:szCs w:val="28"/>
          <w:lang w:val="en-GB"/>
        </w:rPr>
        <w:t>7. Follow Up Action</w:t>
      </w:r>
    </w:p>
    <w:p w14:paraId="5EA742E2" w14:textId="77777777" w:rsidR="00820106" w:rsidRDefault="00820106" w:rsidP="008201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  <w:lang w:val="en-GB"/>
        </w:rPr>
      </w:pPr>
    </w:p>
    <w:p w14:paraId="51BDBDC7" w14:textId="77777777" w:rsidR="00820106" w:rsidRPr="00B02148" w:rsidRDefault="00820106" w:rsidP="00820106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Cs/>
          <w:sz w:val="28"/>
          <w:szCs w:val="28"/>
          <w:lang w:val="en-GB"/>
        </w:rPr>
      </w:pPr>
    </w:p>
    <w:p w14:paraId="772667C9" w14:textId="77777777" w:rsidR="00820106" w:rsidRPr="0090424D" w:rsidRDefault="00820106" w:rsidP="00820106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C84E3B">
        <w:rPr>
          <w:rFonts w:ascii="Times New Roman" w:hAnsi="Times New Roman"/>
          <w:b/>
          <w:bCs/>
          <w:sz w:val="28"/>
          <w:szCs w:val="28"/>
          <w:lang w:val="en-GB"/>
        </w:rPr>
        <w:t>PICTURES</w:t>
      </w:r>
    </w:p>
    <w:p w14:paraId="17688AD3" w14:textId="347C9E4F" w:rsidR="00820106" w:rsidRPr="00B5506C" w:rsidRDefault="00820106" w:rsidP="00820106">
      <w:pPr>
        <w:spacing w:after="0" w:line="360" w:lineRule="auto"/>
        <w:jc w:val="both"/>
        <w:rPr>
          <w:noProof/>
          <w:lang w:bidi="ar-SA"/>
        </w:rPr>
      </w:pPr>
      <w:r>
        <w:rPr>
          <w:noProof/>
          <w:lang w:bidi="ar-SA"/>
        </w:rPr>
        <w:lastRenderedPageBreak/>
        <w:t xml:space="preserve">CPC AT </w:t>
      </w:r>
      <w:r w:rsidR="000F647C">
        <w:rPr>
          <w:noProof/>
          <w:lang w:bidi="ar-SA"/>
        </w:rPr>
        <w:t>ANUA</w:t>
      </w:r>
      <w:r>
        <w:rPr>
          <w:noProof/>
          <w:lang w:bidi="ar-SA"/>
        </w:rPr>
        <w:t xml:space="preserve"> , OKOBO</w:t>
      </w:r>
    </w:p>
    <w:p w14:paraId="20A27D6C" w14:textId="18EE1157" w:rsidR="00820106" w:rsidRDefault="000F647C" w:rsidP="00820106">
      <w:r>
        <w:rPr>
          <w:noProof/>
        </w:rPr>
        <w:drawing>
          <wp:inline distT="0" distB="0" distL="0" distR="0" wp14:anchorId="0AE4224B" wp14:editId="1AF73662">
            <wp:extent cx="5943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044F11" wp14:editId="1B23E697">
            <wp:extent cx="5943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57A0" w14:textId="77777777" w:rsidR="00820106" w:rsidRDefault="00820106" w:rsidP="00820106"/>
    <w:p w14:paraId="18D8623B" w14:textId="77777777" w:rsidR="00820106" w:rsidRPr="00652272" w:rsidRDefault="00820106" w:rsidP="00820106"/>
    <w:p w14:paraId="403D2163" w14:textId="77777777" w:rsidR="00820106" w:rsidRDefault="00820106" w:rsidP="00820106">
      <w:pPr>
        <w:pStyle w:val="Subtitle"/>
        <w:rPr>
          <w:rFonts w:ascii="Times New Roman" w:hAnsi="Times New Roman"/>
          <w:sz w:val="32"/>
          <w:szCs w:val="32"/>
        </w:rPr>
      </w:pPr>
      <w:r w:rsidRPr="00F247C1">
        <w:rPr>
          <w:rFonts w:ascii="Times New Roman" w:hAnsi="Times New Roman"/>
          <w:sz w:val="32"/>
          <w:szCs w:val="32"/>
        </w:rPr>
        <w:t>Reported by:</w:t>
      </w:r>
    </w:p>
    <w:p w14:paraId="0436B666" w14:textId="77777777" w:rsidR="00820106" w:rsidRPr="00A476CF" w:rsidRDefault="00820106" w:rsidP="00820106">
      <w:pPr>
        <w:rPr>
          <w:b/>
          <w:bCs/>
          <w:sz w:val="28"/>
          <w:szCs w:val="28"/>
        </w:rPr>
      </w:pPr>
      <w:r w:rsidRPr="00A476CF">
        <w:rPr>
          <w:b/>
          <w:bCs/>
          <w:sz w:val="28"/>
          <w:szCs w:val="28"/>
        </w:rPr>
        <w:t>AKPAN EMMANUEL NDIFREKE</w:t>
      </w:r>
      <w:r>
        <w:rPr>
          <w:b/>
          <w:bCs/>
          <w:sz w:val="28"/>
          <w:szCs w:val="28"/>
        </w:rPr>
        <w:t>/</w:t>
      </w:r>
      <w:r w:rsidRPr="00A476CF">
        <w:rPr>
          <w:b/>
          <w:bCs/>
          <w:sz w:val="28"/>
          <w:szCs w:val="28"/>
        </w:rPr>
        <w:t>CCS&amp;</w:t>
      </w:r>
      <w:proofErr w:type="gramStart"/>
      <w:r w:rsidRPr="00A476CF">
        <w:rPr>
          <w:b/>
          <w:bCs/>
          <w:sz w:val="28"/>
          <w:szCs w:val="28"/>
        </w:rPr>
        <w:t>GO ,</w:t>
      </w:r>
      <w:proofErr w:type="gramEnd"/>
      <w:r w:rsidRPr="00A476CF">
        <w:rPr>
          <w:b/>
          <w:bCs/>
          <w:sz w:val="28"/>
          <w:szCs w:val="28"/>
        </w:rPr>
        <w:t xml:space="preserve"> AWANDEC</w:t>
      </w:r>
    </w:p>
    <w:p w14:paraId="42001BF4" w14:textId="77777777" w:rsidR="00820106" w:rsidRPr="00A476CF" w:rsidRDefault="00820106" w:rsidP="008201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704C90" wp14:editId="3B35F506">
            <wp:extent cx="2221253" cy="6000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705" cy="60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2A0" w14:textId="2E4F0001" w:rsidR="00820106" w:rsidRDefault="00820106" w:rsidP="008201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31</w:t>
      </w:r>
      <w:r w:rsidRPr="00A476CF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3</w:t>
      </w:r>
      <w:r w:rsidRPr="00A476CF">
        <w:rPr>
          <w:b/>
          <w:bCs/>
          <w:sz w:val="28"/>
          <w:szCs w:val="28"/>
        </w:rPr>
        <w:t>/202</w:t>
      </w:r>
      <w:r>
        <w:rPr>
          <w:b/>
          <w:bCs/>
          <w:sz w:val="28"/>
          <w:szCs w:val="28"/>
        </w:rPr>
        <w:t>2</w:t>
      </w:r>
    </w:p>
    <w:p w14:paraId="5E31A593" w14:textId="77777777" w:rsidR="00820106" w:rsidRPr="00A476CF" w:rsidRDefault="00820106" w:rsidP="00820106">
      <w:pPr>
        <w:rPr>
          <w:b/>
          <w:bCs/>
          <w:sz w:val="28"/>
          <w:szCs w:val="28"/>
        </w:rPr>
      </w:pPr>
    </w:p>
    <w:p w14:paraId="31A9F41C" w14:textId="77777777" w:rsidR="00820106" w:rsidRPr="00A476CF" w:rsidRDefault="00820106" w:rsidP="00820106">
      <w:pPr>
        <w:rPr>
          <w:b/>
          <w:bCs/>
          <w:sz w:val="28"/>
          <w:szCs w:val="28"/>
        </w:rPr>
      </w:pPr>
      <w:r w:rsidRPr="00A476CF">
        <w:rPr>
          <w:b/>
          <w:bCs/>
          <w:sz w:val="28"/>
          <w:szCs w:val="28"/>
        </w:rPr>
        <w:t>REVIEWED BY</w:t>
      </w:r>
      <w:r>
        <w:rPr>
          <w:b/>
          <w:bCs/>
          <w:sz w:val="28"/>
          <w:szCs w:val="28"/>
        </w:rPr>
        <w:t>:</w:t>
      </w:r>
    </w:p>
    <w:p w14:paraId="6006ABBD" w14:textId="77777777" w:rsidR="00820106" w:rsidRPr="00A476CF" w:rsidRDefault="00820106" w:rsidP="00820106">
      <w:pPr>
        <w:rPr>
          <w:rFonts w:ascii="Times New Roman" w:hAnsi="Times New Roman"/>
          <w:b/>
          <w:bCs/>
          <w:sz w:val="28"/>
          <w:szCs w:val="28"/>
        </w:rPr>
      </w:pPr>
      <w:r w:rsidRPr="00A476CF">
        <w:rPr>
          <w:b/>
          <w:bCs/>
          <w:sz w:val="28"/>
          <w:szCs w:val="28"/>
        </w:rPr>
        <w:t>ARIT UDOAKAGHA</w:t>
      </w:r>
      <w:r>
        <w:rPr>
          <w:b/>
          <w:bCs/>
          <w:sz w:val="28"/>
          <w:szCs w:val="28"/>
        </w:rPr>
        <w:t>/</w:t>
      </w:r>
      <w:r w:rsidRPr="00A476CF">
        <w:rPr>
          <w:rFonts w:ascii="Times New Roman" w:hAnsi="Times New Roman"/>
          <w:b/>
          <w:bCs/>
          <w:sz w:val="28"/>
          <w:szCs w:val="28"/>
        </w:rPr>
        <w:t>PROGRAM MANAGER</w:t>
      </w:r>
      <w:r>
        <w:rPr>
          <w:rFonts w:ascii="Times New Roman" w:hAnsi="Times New Roman"/>
          <w:b/>
          <w:bCs/>
          <w:sz w:val="28"/>
          <w:szCs w:val="28"/>
        </w:rPr>
        <w:t>,</w:t>
      </w:r>
      <w:r w:rsidRPr="00A476CF">
        <w:rPr>
          <w:rFonts w:ascii="Times New Roman" w:hAnsi="Times New Roman"/>
          <w:b/>
          <w:bCs/>
          <w:sz w:val="28"/>
          <w:szCs w:val="28"/>
        </w:rPr>
        <w:t xml:space="preserve"> AWANDEC</w:t>
      </w:r>
    </w:p>
    <w:p w14:paraId="7AF75C21" w14:textId="77777777" w:rsidR="00820106" w:rsidRPr="00A476CF" w:rsidRDefault="00820106" w:rsidP="00820106">
      <w:pPr>
        <w:rPr>
          <w:rFonts w:ascii="Times New Roman" w:hAnsi="Times New Roman"/>
          <w:b/>
          <w:bCs/>
          <w:sz w:val="28"/>
          <w:szCs w:val="28"/>
        </w:rPr>
      </w:pPr>
    </w:p>
    <w:p w14:paraId="7E966275" w14:textId="3BF25462" w:rsidR="00820106" w:rsidRPr="00A476CF" w:rsidRDefault="000F647C" w:rsidP="00820106">
      <w:pPr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31</w:t>
      </w:r>
      <w:r w:rsidR="00820106" w:rsidRPr="00A476CF">
        <w:rPr>
          <w:rFonts w:ascii="Times New Roman" w:hAnsi="Times New Roman"/>
          <w:b/>
          <w:bCs/>
          <w:sz w:val="28"/>
          <w:szCs w:val="28"/>
        </w:rPr>
        <w:t>/</w:t>
      </w:r>
      <w:r w:rsidR="00820106">
        <w:rPr>
          <w:rFonts w:ascii="Times New Roman" w:hAnsi="Times New Roman"/>
          <w:b/>
          <w:bCs/>
          <w:sz w:val="28"/>
          <w:szCs w:val="28"/>
        </w:rPr>
        <w:t>3</w:t>
      </w:r>
      <w:r w:rsidR="00820106" w:rsidRPr="00A476CF">
        <w:rPr>
          <w:rFonts w:ascii="Times New Roman" w:hAnsi="Times New Roman"/>
          <w:b/>
          <w:bCs/>
          <w:sz w:val="28"/>
          <w:szCs w:val="28"/>
        </w:rPr>
        <w:t>/202</w:t>
      </w:r>
      <w:r w:rsidR="00820106">
        <w:rPr>
          <w:rFonts w:ascii="Times New Roman" w:hAnsi="Times New Roman"/>
          <w:b/>
          <w:bCs/>
          <w:sz w:val="28"/>
          <w:szCs w:val="28"/>
        </w:rPr>
        <w:t>2</w:t>
      </w:r>
    </w:p>
    <w:p w14:paraId="6A4C2819" w14:textId="77777777" w:rsidR="00820106" w:rsidRPr="00A476CF" w:rsidRDefault="00820106" w:rsidP="00820106">
      <w:pPr>
        <w:spacing w:before="240" w:after="0" w:line="360" w:lineRule="auto"/>
        <w:jc w:val="both"/>
        <w:rPr>
          <w:rFonts w:ascii="Times New Roman" w:hAnsi="Times New Roman"/>
          <w:b/>
          <w:bCs/>
          <w:sz w:val="32"/>
          <w:szCs w:val="32"/>
          <w:lang w:val="en-GB"/>
        </w:rPr>
      </w:pPr>
    </w:p>
    <w:p w14:paraId="06AB4231" w14:textId="77777777" w:rsidR="00820106" w:rsidRDefault="00820106" w:rsidP="00820106"/>
    <w:p w14:paraId="731715FC" w14:textId="77777777" w:rsidR="00820106" w:rsidRDefault="00820106" w:rsidP="00820106"/>
    <w:p w14:paraId="57B349A0" w14:textId="77777777" w:rsidR="00820106" w:rsidRDefault="00820106" w:rsidP="00820106"/>
    <w:bookmarkEnd w:id="0"/>
    <w:p w14:paraId="141C5A51" w14:textId="77777777" w:rsidR="00820106" w:rsidRDefault="00820106" w:rsidP="00820106"/>
    <w:p w14:paraId="1EC18B14" w14:textId="77777777" w:rsidR="00820106" w:rsidRDefault="00820106" w:rsidP="00820106"/>
    <w:p w14:paraId="02F2FA22" w14:textId="77777777" w:rsidR="00D42C88" w:rsidRDefault="000F647C"/>
    <w:sectPr w:rsidR="00D42C88" w:rsidSect="00152A84">
      <w:headerReference w:type="even" r:id="rId20"/>
      <w:head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Borders w:offsetFrom="page">
        <w:top w:val="single" w:sz="2" w:space="24" w:color="C00000"/>
        <w:left w:val="single" w:sz="2" w:space="24" w:color="C00000"/>
        <w:bottom w:val="single" w:sz="2" w:space="24" w:color="C00000"/>
        <w:right w:val="single" w:sz="2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right Sans Regular">
    <w:altName w:val="Alright Sans Regula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5B050" w14:textId="77777777" w:rsidR="006D5605" w:rsidRDefault="000F647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</w:p>
  <w:p w14:paraId="1549AB55" w14:textId="77777777" w:rsidR="006D5605" w:rsidRDefault="000F6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86E1A" w14:textId="77777777" w:rsidR="006D5605" w:rsidRDefault="000F647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7D74AC84" w14:textId="77777777" w:rsidR="006D5605" w:rsidRDefault="000F647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B0B7B" w14:textId="77777777" w:rsidR="006D5605" w:rsidRDefault="000F64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10A80" w14:textId="77777777" w:rsidR="006D5605" w:rsidRDefault="000F64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1EBF7" w14:textId="77777777" w:rsidR="006D5605" w:rsidRDefault="000F6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709B"/>
    <w:multiLevelType w:val="hybridMultilevel"/>
    <w:tmpl w:val="76CE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6669F"/>
    <w:multiLevelType w:val="hybridMultilevel"/>
    <w:tmpl w:val="56346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7E2A31"/>
    <w:multiLevelType w:val="hybridMultilevel"/>
    <w:tmpl w:val="F86E2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E26B6"/>
    <w:multiLevelType w:val="hybridMultilevel"/>
    <w:tmpl w:val="B8F8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A02C3"/>
    <w:multiLevelType w:val="hybridMultilevel"/>
    <w:tmpl w:val="6590A8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F470B8"/>
    <w:multiLevelType w:val="multilevel"/>
    <w:tmpl w:val="0E08BF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enonbong">
    <w15:presenceInfo w15:providerId="Windows Live" w15:userId="87994cec50fb18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06"/>
    <w:rsid w:val="000F647C"/>
    <w:rsid w:val="00210AD3"/>
    <w:rsid w:val="004075CE"/>
    <w:rsid w:val="005E38DC"/>
    <w:rsid w:val="00820106"/>
    <w:rsid w:val="0082596C"/>
    <w:rsid w:val="00880A4E"/>
    <w:rsid w:val="00A84EC1"/>
    <w:rsid w:val="00D439DB"/>
    <w:rsid w:val="00DD3CC4"/>
    <w:rsid w:val="00E051E6"/>
    <w:rsid w:val="00E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C0DA"/>
  <w15:chartTrackingRefBased/>
  <w15:docId w15:val="{16608AFC-2C07-41F8-869E-361E09FD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106"/>
    <w:pPr>
      <w:spacing w:after="200" w:line="276" w:lineRule="auto"/>
    </w:pPr>
    <w:rPr>
      <w:rFonts w:ascii="Calibri" w:eastAsia="Times New Roman" w:hAnsi="Calibri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106"/>
    <w:pPr>
      <w:keepNext/>
      <w:keepLines/>
      <w:pBdr>
        <w:top w:val="single" w:sz="2" w:space="1" w:color="C00000"/>
        <w:left w:val="single" w:sz="2" w:space="4" w:color="C00000"/>
        <w:bottom w:val="single" w:sz="2" w:space="1" w:color="C00000"/>
        <w:right w:val="single" w:sz="2" w:space="4" w:color="C00000"/>
      </w:pBdr>
      <w:shd w:val="clear" w:color="auto" w:fill="403152"/>
      <w:spacing w:before="480" w:after="0"/>
      <w:outlineLvl w:val="0"/>
    </w:pPr>
    <w:rPr>
      <w:rFonts w:ascii="Cambria" w:hAnsi="Cambria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106"/>
    <w:pPr>
      <w:keepNext/>
      <w:keepLines/>
      <w:pBdr>
        <w:bottom w:val="single" w:sz="2" w:space="1" w:color="C00000"/>
      </w:pBdr>
      <w:spacing w:before="200" w:after="0"/>
      <w:outlineLvl w:val="1"/>
    </w:pPr>
    <w:rPr>
      <w:rFonts w:ascii="Cambria" w:hAnsi="Cambria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06"/>
    <w:rPr>
      <w:rFonts w:ascii="Cambria" w:eastAsia="Times New Roman" w:hAnsi="Cambria" w:cs="Times New Roman"/>
      <w:b/>
      <w:bCs/>
      <w:color w:val="FFFFFF"/>
      <w:sz w:val="28"/>
      <w:szCs w:val="28"/>
      <w:shd w:val="clear" w:color="auto" w:fill="40315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20106"/>
    <w:rPr>
      <w:rFonts w:ascii="Cambria" w:eastAsia="Times New Roman" w:hAnsi="Cambria" w:cs="Times New Roman"/>
      <w:b/>
      <w:bCs/>
      <w:sz w:val="24"/>
      <w:szCs w:val="2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820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106"/>
    <w:rPr>
      <w:rFonts w:ascii="Calibri" w:eastAsia="Times New Roman" w:hAnsi="Calibri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20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106"/>
    <w:rPr>
      <w:rFonts w:ascii="Calibri" w:eastAsia="Times New Roman" w:hAnsi="Calibri" w:cs="Times New Roman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820106"/>
    <w:pPr>
      <w:pBdr>
        <w:top w:val="single" w:sz="2" w:space="1" w:color="C00000"/>
        <w:bottom w:val="single" w:sz="12" w:space="4" w:color="403152"/>
      </w:pBdr>
      <w:spacing w:after="300" w:line="240" w:lineRule="auto"/>
      <w:contextualSpacing/>
    </w:pPr>
    <w:rPr>
      <w:rFonts w:ascii="Cambria" w:hAnsi="Cambri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20106"/>
    <w:rPr>
      <w:rFonts w:ascii="Cambria" w:eastAsia="Times New Roman" w:hAnsi="Cambria" w:cs="Times New Roman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06"/>
    <w:pPr>
      <w:numPr>
        <w:ilvl w:val="1"/>
      </w:numPr>
    </w:pPr>
    <w:rPr>
      <w:rFonts w:ascii="Cambria" w:hAnsi="Cambria"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0106"/>
    <w:rPr>
      <w:rFonts w:ascii="Cambria" w:eastAsia="Times New Roman" w:hAnsi="Cambria" w:cs="Times New Roman"/>
      <w:iCs/>
      <w:spacing w:val="15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820106"/>
    <w:pPr>
      <w:ind w:left="720"/>
      <w:contextualSpacing/>
    </w:pPr>
  </w:style>
  <w:style w:type="character" w:customStyle="1" w:styleId="A6">
    <w:name w:val="A6"/>
    <w:uiPriority w:val="99"/>
    <w:rsid w:val="00820106"/>
    <w:rPr>
      <w:rFonts w:cs="Alright Sans Regular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oter" Target="footer2.xml"/><Relationship Id="rId10" Type="http://schemas.openxmlformats.org/officeDocument/2006/relationships/image" Target="media/image6.pn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1</cp:revision>
  <dcterms:created xsi:type="dcterms:W3CDTF">2022-03-31T14:41:00Z</dcterms:created>
  <dcterms:modified xsi:type="dcterms:W3CDTF">2022-03-31T15:17:00Z</dcterms:modified>
</cp:coreProperties>
</file>
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document.xml" ContentType="application/vnd.openxmlformats-officedocument.wordprocessingml.document.main+xml"/>
  <Override PartName="/word/header4.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rFonts w:ascii="Candara" w:hAnsi="Candara"/>
          <w:sz w:val="24"/>
          <w:szCs w:val="24"/>
        </w:rPr>
      </w:pPr>
      <w:r>
        <w:rPr>
          <w:rFonts w:ascii="Candara" w:hAnsi="Candara"/>
          <w:noProof/>
          <w:sz w:val="24"/>
          <w:szCs w:val="24"/>
          <w:lang w:bidi="ar-SA"/>
        </w:rPr>
        <w:drawing>
          <wp:inline distL="0" distT="0" distB="0" distR="0">
            <wp:extent cx="1828800" cy="647700"/>
            <wp:effectExtent l="0" t="0" r="0" b="0"/>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clrChange>
                        <a:clrFrom>
                          <a:srgbClr val="fdfdfd"/>
                        </a:clrFrom>
                        <a:clrTo>
                          <a:srgbClr val="fdfdfd">
                            <a:alpha val="0"/>
                          </a:srgbClr>
                        </a:clrTo>
                      </a:clrChange>
                    </a:blip>
                    <a:srcRect l="0" t="0" r="0" b="0"/>
                    <a:stretch/>
                  </pic:blipFill>
                  <pic:spPr>
                    <a:xfrm rot="0">
                      <a:off x="0" y="0"/>
                      <a:ext cx="1828800" cy="647700"/>
                    </a:xfrm>
                    <a:prstGeom prst="rect"/>
                    <a:ln>
                      <a:noFill/>
                    </a:ln>
                  </pic:spPr>
                </pic:pic>
              </a:graphicData>
            </a:graphic>
          </wp:inline>
        </w:drawing>
      </w:r>
      <w:r>
        <w:rPr>
          <w:rFonts w:ascii="Candara" w:hAnsi="Candara"/>
          <w:noProof/>
          <w:sz w:val="24"/>
          <w:szCs w:val="24"/>
        </w:rPr>
        <w:t xml:space="preserve">                                                                           </w:t>
      </w:r>
      <w:r>
        <w:rPr>
          <w:rFonts w:ascii="Candara" w:hAnsi="Candara"/>
          <w:noProof/>
          <w:sz w:val="24"/>
          <w:szCs w:val="24"/>
          <w:lang w:bidi="ar-SA"/>
        </w:rPr>
      </w:r>
      <w:r>
        <w:rPr>
          <w:rFonts w:ascii="Candara" w:hAnsi="Candara"/>
          <w:noProof/>
          <w:sz w:val="24"/>
          <w:szCs w:val="24"/>
          <w:lang w:bidi="ar-SA"/>
        </w:rPr>
      </w:r>
      <w:r>
        <w:rPr>
          <w:rFonts w:ascii="Candara" w:hAnsi="Candara"/>
          <w:noProof/>
          <w:sz w:val="24"/>
          <w:szCs w:val="24"/>
          <w:lang w:bidi="ar-SA"/>
        </w:rPr>
      </w:r>
      <w:r>
        <w:rPr>
          <w:rFonts w:ascii="Candara" w:hAnsi="Candara"/>
          <w:noProof/>
          <w:sz w:val="24"/>
          <w:szCs w:val="24"/>
          <w:lang w:bidi="ar-SA"/>
        </w:rPr>
        <mc:AlternateContent>
          <mc:Choice Requires="wpg">
            <w:drawing>
              <wp:inline distL="0" distT="0" distB="0" distR="0">
                <wp:extent cx="1735073" cy="713232"/>
                <wp:effectExtent l="0" t="0" r="0" b="0"/>
                <wp:docPr id="1027" name="Group 147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735073" cy="713232"/>
                          <a:chOff x="0" y="0"/>
                          <a:chExt cx="1735074" cy="713232"/>
                        </a:xfrm>
                      </wpg:grpSpPr>
                      <pic:pic xmlns:pic="http://schemas.openxmlformats.org/drawingml/2006/picture">
                        <pic:nvPicPr>
                          <pic:cNvPr id="1" name="Image"/>
                          <pic:cNvPicPr/>
                        </pic:nvPicPr>
                        <pic:blipFill>
                          <a:blip r:embed="rId3" cstate="print"/>
                          <a:srcRect l="0" t="0" r="0" b="0"/>
                          <a:stretch/>
                        </pic:blipFill>
                        <pic:spPr>
                          <a:xfrm rot="0">
                            <a:off x="629412" y="528828"/>
                            <a:ext cx="42672" cy="184404"/>
                          </a:xfrm>
                          <a:prstGeom prst="rect"/>
                        </pic:spPr>
                      </pic:pic>
                      <wps:wsp>
                        <wps:cNvSpPr/>
                        <wps:spPr>
                          <a:xfrm rot="0">
                            <a:off x="630047" y="554990"/>
                            <a:ext cx="42143" cy="189937"/>
                          </a:xfrm>
                          <a:prstGeom prst="rect"/>
                          <a:ln>
                            <a:noFill/>
                          </a:ln>
                        </wps:spPr>
                        <wps:txbx id="1029">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1" name="Image"/>
                          <pic:cNvPicPr/>
                        </pic:nvPicPr>
                        <pic:blipFill>
                          <a:blip r:embed="rId3" cstate="print"/>
                          <a:srcRect l="0" t="0" r="0" b="0"/>
                          <a:stretch/>
                        </pic:blipFill>
                        <pic:spPr>
                          <a:xfrm rot="0">
                            <a:off x="854964" y="528828"/>
                            <a:ext cx="42672" cy="184404"/>
                          </a:xfrm>
                          <a:prstGeom prst="rect"/>
                        </pic:spPr>
                      </pic:pic>
                      <wps:wsp>
                        <wps:cNvSpPr/>
                        <wps:spPr>
                          <a:xfrm rot="0">
                            <a:off x="855599" y="554990"/>
                            <a:ext cx="42143" cy="189937"/>
                          </a:xfrm>
                          <a:prstGeom prst="rect"/>
                          <a:ln>
                            <a:noFill/>
                          </a:ln>
                        </wps:spPr>
                        <wps:txbx id="1031">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1" name="Image"/>
                          <pic:cNvPicPr/>
                        </pic:nvPicPr>
                        <pic:blipFill>
                          <a:blip r:embed="rId3" cstate="print"/>
                          <a:srcRect l="0" t="0" r="0" b="0"/>
                          <a:stretch/>
                        </pic:blipFill>
                        <pic:spPr>
                          <a:xfrm rot="0">
                            <a:off x="1283208" y="528828"/>
                            <a:ext cx="42672" cy="184404"/>
                          </a:xfrm>
                          <a:prstGeom prst="rect"/>
                        </pic:spPr>
                      </pic:pic>
                      <wps:wsp>
                        <wps:cNvSpPr/>
                        <wps:spPr>
                          <a:xfrm rot="0">
                            <a:off x="1282573" y="554990"/>
                            <a:ext cx="42143" cy="189937"/>
                          </a:xfrm>
                          <a:prstGeom prst="rect"/>
                          <a:ln>
                            <a:noFill/>
                          </a:ln>
                        </wps:spPr>
                        <wps:txbx id="1033">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2" name="Image"/>
                          <pic:cNvPicPr/>
                        </pic:nvPicPr>
                        <pic:blipFill>
                          <a:blip r:embed="rId4" cstate="print"/>
                          <a:srcRect l="0" t="0" r="0" b="0"/>
                          <a:stretch/>
                        </pic:blipFill>
                        <pic:spPr>
                          <a:xfrm rot="0">
                            <a:off x="0" y="0"/>
                            <a:ext cx="629412" cy="624840"/>
                          </a:xfrm>
                          <a:prstGeom prst="rect"/>
                        </pic:spPr>
                      </pic:pic>
                      <wps:wsp>
                        <wps:cNvSpPr/>
                        <wps:spPr>
                          <a:xfrm rot="0">
                            <a:off x="522732" y="92964"/>
                            <a:ext cx="1211580" cy="573024"/>
                          </a:xfrm>
                          <a:custGeom>
                            <a:avLst/>
                            <a:gdLst/>
                            <a:ahLst/>
                            <a:rect l="l" t="t" r="r" b="b"/>
                            <a:pathLst>
                              <a:path w="1211580" h="573024" stroke="1">
                                <a:moveTo>
                                  <a:pt x="99822" y="0"/>
                                </a:moveTo>
                                <a:lnTo>
                                  <a:pt x="1111758" y="0"/>
                                </a:lnTo>
                                <a:cubicBezTo>
                                  <a:pt x="1166876" y="0"/>
                                  <a:pt x="1211580" y="42799"/>
                                  <a:pt x="1211580" y="95504"/>
                                </a:cubicBezTo>
                                <a:lnTo>
                                  <a:pt x="1211580" y="477520"/>
                                </a:lnTo>
                                <a:cubicBezTo>
                                  <a:pt x="1211580" y="530225"/>
                                  <a:pt x="1166876" y="573024"/>
                                  <a:pt x="1111758" y="573024"/>
                                </a:cubicBezTo>
                                <a:lnTo>
                                  <a:pt x="99822" y="573024"/>
                                </a:lnTo>
                                <a:cubicBezTo>
                                  <a:pt x="44704" y="573024"/>
                                  <a:pt x="0" y="530225"/>
                                  <a:pt x="0" y="477520"/>
                                </a:cubicBezTo>
                                <a:lnTo>
                                  <a:pt x="0" y="95504"/>
                                </a:lnTo>
                                <a:cubicBezTo>
                                  <a:pt x="0" y="42799"/>
                                  <a:pt x="44704" y="0"/>
                                  <a:pt x="99822" y="0"/>
                                </a:cubicBezTo>
                                <a:close/>
                              </a:path>
                            </a:pathLst>
                          </a:custGeom>
                          <a:solidFill>
                            <a:srgbClr val="1f497d"/>
                          </a:solidFill>
                          <a:ln cmpd="sng" cap="flat" w="0">
                            <a:solidFill>
                              <a:srgbClr val="000000"/>
                            </a:solidFill>
                            <a:prstDash val="solid"/>
                            <a:miter/>
                            <a:headEnd len="med" w="med" type="none"/>
                            <a:tailEnd len="med" w="med" type="none"/>
                          </a:ln>
                        </wps:spPr>
                        <wps:bodyPr>
                          <a:prstTxWarp prst="textNoShape"/>
                        </wps:bodyPr>
                      </wps:wsp>
                      <wps:wsp>
                        <wps:cNvSpPr/>
                        <wps:spPr>
                          <a:xfrm rot="0">
                            <a:off x="523494" y="93726"/>
                            <a:ext cx="1211580" cy="573024"/>
                          </a:xfrm>
                          <a:custGeom>
                            <a:avLst/>
                            <a:gdLst/>
                            <a:ahLst/>
                            <a:rect l="l" t="t" r="r" b="b"/>
                            <a:pathLst>
                              <a:path w="1211580" h="573024" stroke="1">
                                <a:moveTo>
                                  <a:pt x="0" y="95504"/>
                                </a:moveTo>
                                <a:cubicBezTo>
                                  <a:pt x="0" y="42799"/>
                                  <a:pt x="44704" y="0"/>
                                  <a:pt x="99822" y="0"/>
                                </a:cubicBezTo>
                                <a:lnTo>
                                  <a:pt x="1111758" y="0"/>
                                </a:lnTo>
                                <a:cubicBezTo>
                                  <a:pt x="1166876" y="0"/>
                                  <a:pt x="1211580" y="42799"/>
                                  <a:pt x="1211580" y="95504"/>
                                </a:cubicBezTo>
                                <a:lnTo>
                                  <a:pt x="1211580" y="477520"/>
                                </a:lnTo>
                                <a:cubicBezTo>
                                  <a:pt x="1211580" y="530225"/>
                                  <a:pt x="1166876" y="573024"/>
                                  <a:pt x="1111758" y="573024"/>
                                </a:cubicBezTo>
                                <a:lnTo>
                                  <a:pt x="99822" y="573024"/>
                                </a:lnTo>
                                <a:cubicBezTo>
                                  <a:pt x="44704" y="573024"/>
                                  <a:pt x="0" y="530225"/>
                                  <a:pt x="0" y="477520"/>
                                </a:cubicBezTo>
                                <a:lnTo>
                                  <a:pt x="0" y="95504"/>
                                </a:lnTo>
                                <a:close/>
                              </a:path>
                            </a:pathLst>
                          </a:custGeom>
                          <a:ln cmpd="sng" cap="flat" w="25908">
                            <a:solidFill>
                              <a:srgbClr val="355b89"/>
                            </a:solidFill>
                            <a:prstDash val="solid"/>
                            <a:round/>
                            <a:headEnd len="med" w="med" type="none"/>
                            <a:tailEnd len="med" w="med" type="none"/>
                          </a:ln>
                        </wps:spPr>
                        <wps:bodyPr>
                          <a:prstTxWarp prst="textNoShape"/>
                        </wps:bodyPr>
                      </wps:wsp>
                      <pic:pic xmlns:pic="http://schemas.openxmlformats.org/drawingml/2006/picture">
                        <pic:nvPicPr>
                          <pic:cNvPr id="3" name="Image"/>
                          <pic:cNvPicPr/>
                        </pic:nvPicPr>
                        <pic:blipFill>
                          <a:blip r:embed="rId5" cstate="print"/>
                          <a:srcRect l="0" t="0" r="0" b="0"/>
                          <a:stretch/>
                        </pic:blipFill>
                        <pic:spPr>
                          <a:xfrm rot="0">
                            <a:off x="650748" y="224028"/>
                            <a:ext cx="233172" cy="283464"/>
                          </a:xfrm>
                          <a:prstGeom prst="rect"/>
                        </pic:spPr>
                      </pic:pic>
                      <wps:wsp>
                        <wps:cNvSpPr/>
                        <wps:spPr>
                          <a:xfrm rot="0">
                            <a:off x="649859" y="230172"/>
                            <a:ext cx="244451" cy="377423"/>
                          </a:xfrm>
                          <a:prstGeom prst="rect"/>
                          <a:ln>
                            <a:noFill/>
                          </a:ln>
                        </wps:spPr>
                        <wps:txbx id="1038">
                          <w:txbxContent>
                            <w:p>
                              <w:pPr>
                                <w:pStyle w:val="style0"/>
                                <w:rPr/>
                              </w:pPr>
                              <w:r>
                                <w:rPr>
                                  <w:rFonts w:ascii="Arial" w:cs="Arial" w:eastAsia="Arial" w:hAnsi="Arial"/>
                                  <w:b/>
                                  <w:color w:val="ffffff"/>
                                  <w:sz w:val="40"/>
                                </w:rPr>
                                <w:t>C</w:t>
                              </w:r>
                            </w:p>
                          </w:txbxContent>
                        </wps:txbx>
                        <wps:bodyPr lIns="0" rIns="0" tIns="0" bIns="0" vert="horz">
                          <a:prstTxWarp prst="textNoShape"/>
                          <a:noAutofit/>
                        </wps:bodyPr>
                      </wps:wsp>
                      <wps:wsp>
                        <wps:cNvSpPr/>
                        <wps:spPr>
                          <a:xfrm rot="0">
                            <a:off x="832739" y="355346"/>
                            <a:ext cx="42143" cy="189937"/>
                          </a:xfrm>
                          <a:prstGeom prst="rect"/>
                          <a:ln>
                            <a:noFill/>
                          </a:ln>
                        </wps:spPr>
                        <wps:txbx id="1039">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3" name="Image"/>
                          <pic:cNvPicPr/>
                        </pic:nvPicPr>
                        <pic:blipFill>
                          <a:blip r:embed="rId5" cstate="print"/>
                          <a:srcRect l="0" t="0" r="0" b="0"/>
                          <a:stretch/>
                        </pic:blipFill>
                        <pic:spPr>
                          <a:xfrm rot="0">
                            <a:off x="826008" y="224028"/>
                            <a:ext cx="234696" cy="283464"/>
                          </a:xfrm>
                          <a:prstGeom prst="rect"/>
                        </pic:spPr>
                      </pic:pic>
                      <wps:wsp>
                        <wps:cNvSpPr/>
                        <wps:spPr>
                          <a:xfrm rot="0">
                            <a:off x="826643" y="230172"/>
                            <a:ext cx="244451" cy="377423"/>
                          </a:xfrm>
                          <a:prstGeom prst="rect"/>
                          <a:ln>
                            <a:noFill/>
                          </a:ln>
                        </wps:spPr>
                        <wps:txbx id="1041">
                          <w:txbxContent>
                            <w:p>
                              <w:pPr>
                                <w:pStyle w:val="style0"/>
                                <w:rPr/>
                              </w:pPr>
                              <w:r>
                                <w:rPr>
                                  <w:rFonts w:ascii="Arial" w:cs="Arial" w:eastAsia="Arial" w:hAnsi="Arial"/>
                                  <w:b/>
                                  <w:color w:val="ffffff"/>
                                  <w:sz w:val="40"/>
                                </w:rPr>
                                <w:t>C</w:t>
                              </w:r>
                            </w:p>
                          </w:txbxContent>
                        </wps:txbx>
                        <wps:bodyPr lIns="0" rIns="0" tIns="0" bIns="0" vert="horz">
                          <a:prstTxWarp prst="textNoShape"/>
                          <a:noAutofit/>
                        </wps:bodyPr>
                      </wps:wsp>
                      <wps:wsp>
                        <wps:cNvSpPr/>
                        <wps:spPr>
                          <a:xfrm rot="0">
                            <a:off x="1009523" y="355346"/>
                            <a:ext cx="42143" cy="189937"/>
                          </a:xfrm>
                          <a:prstGeom prst="rect"/>
                          <a:ln>
                            <a:noFill/>
                          </a:ln>
                        </wps:spPr>
                        <wps:txbx id="1042">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4" name="Image"/>
                          <pic:cNvPicPr/>
                        </pic:nvPicPr>
                        <pic:blipFill>
                          <a:blip r:embed="rId6" cstate="print"/>
                          <a:srcRect l="0" t="0" r="0" b="0"/>
                          <a:stretch/>
                        </pic:blipFill>
                        <pic:spPr>
                          <a:xfrm rot="0">
                            <a:off x="1001268" y="224028"/>
                            <a:ext cx="702564" cy="283464"/>
                          </a:xfrm>
                          <a:prstGeom prst="rect"/>
                        </pic:spPr>
                      </pic:pic>
                      <wps:wsp>
                        <wps:cNvSpPr/>
                        <wps:spPr>
                          <a:xfrm rot="0">
                            <a:off x="1001903" y="230172"/>
                            <a:ext cx="733238" cy="377423"/>
                          </a:xfrm>
                          <a:prstGeom prst="rect"/>
                          <a:ln>
                            <a:noFill/>
                          </a:ln>
                        </wps:spPr>
                        <wps:txbx id="1044">
                          <w:txbxContent>
                            <w:p>
                              <w:pPr>
                                <w:pStyle w:val="style0"/>
                                <w:rPr/>
                              </w:pPr>
                              <w:r>
                                <w:rPr>
                                  <w:rFonts w:ascii="Arial" w:cs="Arial" w:eastAsia="Arial" w:hAnsi="Arial"/>
                                  <w:b/>
                                  <w:color w:val="ffffff"/>
                                  <w:sz w:val="40"/>
                                </w:rPr>
                                <w:t>CRN</w:t>
                              </w:r>
                            </w:p>
                          </w:txbxContent>
                        </wps:txbx>
                        <wps:bodyPr lIns="0" rIns="0" tIns="0" bIns="0" vert="horz">
                          <a:prstTxWarp prst="textNoShape"/>
                          <a:noAutofit/>
                        </wps:bodyPr>
                      </wps:wsp>
                      <wps:wsp>
                        <wps:cNvSpPr/>
                        <wps:spPr>
                          <a:xfrm rot="0">
                            <a:off x="1552321" y="355346"/>
                            <a:ext cx="42143" cy="189937"/>
                          </a:xfrm>
                          <a:prstGeom prst="rect"/>
                          <a:ln>
                            <a:noFill/>
                          </a:ln>
                        </wps:spPr>
                        <wps:txbx id="1045">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5" name="Image"/>
                          <pic:cNvPicPr/>
                        </pic:nvPicPr>
                        <pic:blipFill>
                          <a:blip r:embed="rId7" cstate="print"/>
                          <a:srcRect l="0" t="0" r="0" b="0"/>
                          <a:stretch/>
                        </pic:blipFill>
                        <pic:spPr>
                          <a:xfrm rot="0">
                            <a:off x="1530096" y="224028"/>
                            <a:ext cx="77724" cy="283464"/>
                          </a:xfrm>
                          <a:prstGeom prst="rect"/>
                        </pic:spPr>
                      </pic:pic>
                      <wps:wsp>
                        <wps:cNvSpPr/>
                        <wps:spPr>
                          <a:xfrm rot="0">
                            <a:off x="1530985" y="250190"/>
                            <a:ext cx="42143" cy="189937"/>
                          </a:xfrm>
                          <a:prstGeom prst="rect"/>
                          <a:ln>
                            <a:noFill/>
                          </a:ln>
                        </wps:spPr>
                        <wps:txbx id="1047">
                          <w:txbxContent>
                            <w:p>
                              <w:pPr>
                                <w:pStyle w:val="style0"/>
                                <w:rPr/>
                              </w:pPr>
                              <w:r>
                                <w:t xml:space="preserve"> </w:t>
                              </w:r>
                            </w:p>
                          </w:txbxContent>
                        </wps:txbx>
                        <wps:bodyPr lIns="0" rIns="0" tIns="0" bIns="0" vert="horz">
                          <a:prstTxWarp prst="textNoShape"/>
                          <a:noAutofit/>
                        </wps:bodyPr>
                      </wps:wsp>
                    </wpg:wgp>
                  </a:graphicData>
                </a:graphic>
              </wp:inline>
            </w:drawing>
          </mc:Choice>
          <mc:Fallback>
            <w:pict>
              <v:group id="1027" filled="f" stroked="f" style="margin-left:0.0pt;margin-top:0.0pt;width:136.62pt;height:56.16pt;mso-wrap-distance-left:0.0pt;mso-wrap-distance-right:0.0pt;visibility:visible;" coordsize="1735074,713232">
                <v:shape id="1028" type="#_x0000_t75" filled="f" stroked="f" style="position:absolute;left:629412;top:528828;width:42672;height:184404;z-index:2;mso-position-horizontal-relative:page;mso-position-vertical-relative:page;mso-width-relative:page;mso-height-relative:page;visibility:visible;">
                  <v:imagedata r:id="rId3" embosscolor="white" o:title=""/>
                  <v:fill/>
                </v:shape>
                <v:rect id="1029" filled="f" stroked="f" style="position:absolute;left:630047;top:554990;width:42143;height:189937;z-index:3;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30" type="#_x0000_t75" filled="f" stroked="f" style="position:absolute;left:854964;top:528828;width:42672;height:184404;z-index:4;mso-position-horizontal-relative:page;mso-position-vertical-relative:page;mso-width-relative:page;mso-height-relative:page;visibility:visible;">
                  <v:imagedata r:id="rId3" embosscolor="white" o:title=""/>
                  <v:fill/>
                </v:shape>
                <v:rect id="1031" filled="f" stroked="f" style="position:absolute;left:855599;top:554990;width:42143;height:189937;z-index:5;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32" type="#_x0000_t75" filled="f" stroked="f" style="position:absolute;left:1283208;top:528828;width:42672;height:184404;z-index:6;mso-position-horizontal-relative:page;mso-position-vertical-relative:page;mso-width-relative:page;mso-height-relative:page;visibility:visible;">
                  <v:imagedata r:id="rId3" embosscolor="white" o:title=""/>
                  <v:fill/>
                </v:shape>
                <v:rect id="1033" filled="f" stroked="f" style="position:absolute;left:1282573;top:554990;width:42143;height:189937;z-index:7;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34" type="#_x0000_t75" filled="f" stroked="f" style="position:absolute;left:0;top:0;width:629412;height:624840;z-index:8;mso-position-horizontal-relative:page;mso-position-vertical-relative:page;mso-width-relative:page;mso-height-relative:page;visibility:visible;">
                  <v:imagedata r:id="rId4" embosscolor="white" o:title=""/>
                  <v:fill/>
                </v:shape>
                <v:shape id="1035" coordsize="1211580,573024" path="m99822,0l1111758,0c1166876,0,1211580,42799,1211580,95504l1211580,477520c1211580,530225,1166876,573024,1111758,573024l99822,573024c44704,573024,0,530225,0,477520l0,95504c0,42799,44704,0,99822,0xe" fillcolor="#1f497d" stroked="t" style="position:absolute;left:522732;top:92964;width:1211580;height:573024;z-index:9;mso-position-horizontal-relative:page;mso-position-vertical-relative:page;mso-width-relative:page;mso-height-relative:page;visibility:visible;">
                  <v:stroke joinstyle="miter" weight="0.0pt"/>
                  <v:fill/>
                  <v:path textboxrect="0,0,1211580,573024" o:connectlocs=""/>
                </v:shape>
                <v:shape id="1036" coordsize="1211580,573024" path="m0,95504c0,42799,44704,0,99822,0l1111758,0c1166876,0,1211580,42799,1211580,95504l1211580,477520c1211580,530225,1166876,573024,1111758,573024l99822,573024c44704,573024,0,530225,0,477520l0,95504xe" filled="f" stroked="t" style="position:absolute;left:523494;top:93726;width:1211580;height:573024;z-index:10;mso-position-horizontal-relative:page;mso-position-vertical-relative:page;mso-width-relative:page;mso-height-relative:page;visibility:visible;">
                  <v:stroke color="#355b89" weight="2.04pt"/>
                  <v:fill/>
                  <v:path textboxrect="0,0,1211580,573024" o:connectlocs=""/>
                </v:shape>
                <v:shape id="1037" type="#_x0000_t75" filled="f" stroked="f" style="position:absolute;left:650748;top:224028;width:233172;height:283464;z-index:11;mso-position-horizontal-relative:page;mso-position-vertical-relative:page;mso-width-relative:page;mso-height-relative:page;visibility:visible;">
                  <v:imagedata r:id="rId5" embosscolor="white" o:title=""/>
                  <v:fill/>
                </v:shape>
                <v:rect id="1038" filled="f" stroked="f" style="position:absolute;left:649859;top:230172;width:244451;height:377423;z-index:12;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color w:val="ffffff"/>
                            <w:sz w:val="40"/>
                          </w:rPr>
                          <w:t>C</w:t>
                        </w:r>
                      </w:p>
                    </w:txbxContent>
                  </v:textbox>
                </v:rect>
                <v:rect id="1039" filled="f" stroked="f" style="position:absolute;left:832739;top:355346;width:42143;height:189937;z-index:13;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40" type="#_x0000_t75" filled="f" stroked="f" style="position:absolute;left:826008;top:224028;width:234696;height:283464;z-index:14;mso-position-horizontal-relative:page;mso-position-vertical-relative:page;mso-width-relative:page;mso-height-relative:page;visibility:visible;">
                  <v:imagedata r:id="rId5" embosscolor="white" o:title=""/>
                  <v:fill/>
                </v:shape>
                <v:rect id="1041" filled="f" stroked="f" style="position:absolute;left:826643;top:230172;width:244451;height:377423;z-index:15;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color w:val="ffffff"/>
                            <w:sz w:val="40"/>
                          </w:rPr>
                          <w:t>C</w:t>
                        </w:r>
                      </w:p>
                    </w:txbxContent>
                  </v:textbox>
                </v:rect>
                <v:rect id="1042" filled="f" stroked="f" style="position:absolute;left:1009523;top:355346;width:42143;height:189937;z-index:16;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43" type="#_x0000_t75" filled="f" stroked="f" style="position:absolute;left:1001268;top:224028;width:702564;height:283464;z-index:17;mso-position-horizontal-relative:page;mso-position-vertical-relative:page;mso-width-relative:page;mso-height-relative:page;visibility:visible;">
                  <v:imagedata r:id="rId6" embosscolor="white" o:title=""/>
                  <v:fill/>
                </v:shape>
                <v:rect id="1044" filled="f" stroked="f" style="position:absolute;left:1001903;top:230172;width:733238;height:377423;z-index:18;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color w:val="ffffff"/>
                            <w:sz w:val="40"/>
                          </w:rPr>
                          <w:t>CRN</w:t>
                        </w:r>
                      </w:p>
                    </w:txbxContent>
                  </v:textbox>
                </v:rect>
                <v:rect id="1045" filled="f" stroked="f" style="position:absolute;left:1552321;top:355346;width:42143;height:189937;z-index:19;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46" type="#_x0000_t75" filled="f" stroked="f" style="position:absolute;left:1530096;top:224028;width:77724;height:283464;z-index:20;mso-position-horizontal-relative:page;mso-position-vertical-relative:page;mso-width-relative:page;mso-height-relative:page;visibility:visible;">
                  <v:imagedata r:id="rId7" embosscolor="white" o:title=""/>
                  <v:fill/>
                </v:shape>
                <v:rect id="1047" filled="f" stroked="f" style="position:absolute;left:1530985;top:250190;width:42143;height:189937;z-index:21;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w10:anchorlock/>
                <v:fill rotate="true"/>
              </v:group>
            </w:pict>
          </mc:Fallback>
        </mc:AlternateContent>
      </w:r>
      <w:r>
        <w:rPr>
          <w:rFonts w:ascii="Candara" w:hAnsi="Candara"/>
          <w:noProof/>
          <w:sz w:val="24"/>
          <w:szCs w:val="24"/>
          <w:lang w:bidi="ar-SA"/>
        </w:rPr>
      </w:r>
      <w:r>
        <w:rPr>
          <w:rFonts w:ascii="Candara" w:hAnsi="Candara"/>
          <w:noProof/>
          <w:sz w:val="24"/>
          <w:szCs w:val="24"/>
          <w:lang w:bidi="ar-SA"/>
        </w:rPr>
      </w:r>
    </w:p>
    <w:p>
      <w:pPr>
        <w:pStyle w:val="style0"/>
        <w:jc w:val="both"/>
        <w:rPr>
          <w:rFonts w:ascii="Candara" w:hAnsi="Candara"/>
          <w:sz w:val="24"/>
          <w:szCs w:val="24"/>
        </w:rPr>
      </w:pPr>
    </w:p>
    <w:p>
      <w:pPr>
        <w:pStyle w:val="style0"/>
        <w:widowControl w:val="false"/>
        <w:autoSpaceDE w:val="false"/>
        <w:autoSpaceDN w:val="false"/>
        <w:adjustRightInd w:val="false"/>
        <w:spacing w:before="18" w:after="0" w:lineRule="auto" w:line="240"/>
        <w:ind w:left="100" w:right="-20"/>
        <w:jc w:val="center"/>
        <w:rPr>
          <w:rFonts w:ascii="Candara" w:cs="Gill Sans MT" w:hAnsi="Candara"/>
          <w:color w:val="000000"/>
          <w:sz w:val="24"/>
          <w:szCs w:val="24"/>
        </w:rPr>
      </w:pPr>
      <w:r>
        <w:rPr>
          <w:rFonts w:ascii="Candara" w:cs="Arial" w:hAnsi="Candara"/>
          <w:sz w:val="24"/>
          <w:szCs w:val="24"/>
          <w:lang w:eastAsia="yo-NG"/>
        </w:rPr>
        <w:t>ICHSSA 1 PROJECT</w:t>
      </w:r>
    </w:p>
    <w:p>
      <w:pPr>
        <w:pStyle w:val="style0"/>
        <w:jc w:val="both"/>
        <w:rPr>
          <w:rFonts w:ascii="Candara" w:hAnsi="Candara"/>
          <w:sz w:val="24"/>
          <w:szCs w:val="24"/>
        </w:rPr>
      </w:pPr>
    </w:p>
    <w:p>
      <w:pPr>
        <w:pStyle w:val="style0"/>
        <w:jc w:val="both"/>
        <w:rPr>
          <w:rFonts w:ascii="Candara" w:hAnsi="Candara"/>
          <w:sz w:val="24"/>
          <w:szCs w:val="24"/>
        </w:rPr>
      </w:pPr>
    </w:p>
    <w:p>
      <w:pPr>
        <w:pStyle w:val="style0"/>
        <w:spacing w:before="240"/>
        <w:jc w:val="both"/>
        <w:rPr>
          <w:rFonts w:ascii="Candara" w:hAnsi="Candara"/>
          <w:sz w:val="24"/>
          <w:szCs w:val="24"/>
        </w:rPr>
      </w:pPr>
    </w:p>
    <w:p>
      <w:pPr>
        <w:pStyle w:val="style0"/>
        <w:spacing w:before="240"/>
        <w:jc w:val="both"/>
        <w:rPr>
          <w:rFonts w:ascii="Candara" w:hAnsi="Candara"/>
          <w:sz w:val="24"/>
          <w:szCs w:val="24"/>
        </w:rPr>
      </w:pPr>
    </w:p>
    <w:p>
      <w:pPr>
        <w:pStyle w:val="style62"/>
        <w:spacing w:before="240" w:lineRule="auto" w:line="276"/>
        <w:jc w:val="center"/>
        <w:rPr>
          <w:rFonts w:ascii="Candara" w:hAnsi="Candara"/>
          <w:sz w:val="24"/>
          <w:szCs w:val="24"/>
        </w:rPr>
      </w:pPr>
      <w:r>
        <w:rPr>
          <w:rFonts w:ascii="Candara" w:hAnsi="Candara"/>
          <w:sz w:val="24"/>
          <w:szCs w:val="24"/>
        </w:rPr>
        <w:t>BIRTH REGISTRATION REPORT</w:t>
      </w:r>
    </w:p>
    <w:p>
      <w:pPr>
        <w:pStyle w:val="style0"/>
        <w:jc w:val="center"/>
        <w:rPr>
          <w:rFonts w:ascii="Candara" w:hAnsi="Candara"/>
          <w:sz w:val="24"/>
          <w:szCs w:val="24"/>
        </w:rPr>
      </w:pPr>
    </w:p>
    <w:p>
      <w:pPr>
        <w:pStyle w:val="style74"/>
        <w:jc w:val="center"/>
        <w:rPr>
          <w:rFonts w:ascii="Candara" w:hAnsi="Candara"/>
        </w:rPr>
      </w:pPr>
    </w:p>
    <w:p>
      <w:pPr>
        <w:pStyle w:val="style74"/>
        <w:jc w:val="center"/>
        <w:rPr>
          <w:rFonts w:ascii="Candara" w:hAnsi="Candara"/>
        </w:rPr>
      </w:pPr>
    </w:p>
    <w:p>
      <w:pPr>
        <w:pStyle w:val="style74"/>
        <w:jc w:val="center"/>
        <w:rPr>
          <w:rFonts w:ascii="Candara" w:hAnsi="Candara"/>
        </w:rPr>
      </w:pPr>
      <w:r>
        <w:rPr>
          <w:rFonts w:ascii="Candara" w:hAnsi="Candara"/>
        </w:rPr>
        <w:t xml:space="preserve">Submitted </w:t>
      </w:r>
      <w:r>
        <w:rPr>
          <w:rFonts w:ascii="Candara" w:hAnsi="Candara"/>
        </w:rPr>
        <w:t>By</w:t>
      </w:r>
      <w:r>
        <w:rPr>
          <w:rFonts w:ascii="Candara" w:hAnsi="Candara"/>
        </w:rPr>
        <w:t>: APPLICANTS WELFARE &amp; DEVELOPMENT CENTRE (AWANDEC)</w:t>
      </w:r>
    </w:p>
    <w:p>
      <w:pPr>
        <w:pStyle w:val="style0"/>
        <w:rPr>
          <w:rFonts w:ascii="Candara" w:hAnsi="Candara"/>
          <w:b/>
          <w:sz w:val="24"/>
          <w:szCs w:val="24"/>
        </w:rPr>
      </w:pPr>
      <w:r>
        <w:rPr>
          <w:rFonts w:ascii="Candara" w:hAnsi="Candara"/>
          <w:b/>
          <w:sz w:val="24"/>
          <w:szCs w:val="24"/>
        </w:rPr>
        <w:tab/>
      </w:r>
      <w:r>
        <w:rPr>
          <w:rFonts w:ascii="Candara" w:hAnsi="Candara"/>
          <w:b/>
          <w:sz w:val="24"/>
          <w:szCs w:val="24"/>
        </w:rPr>
        <w:tab/>
      </w:r>
    </w:p>
    <w:p>
      <w:pPr>
        <w:pStyle w:val="style74"/>
        <w:jc w:val="center"/>
        <w:rPr>
          <w:rFonts w:ascii="Candara" w:hAnsi="Candara"/>
        </w:rPr>
      </w:pPr>
      <w:r>
        <w:rPr>
          <w:rFonts w:ascii="Candara" w:hAnsi="Candara"/>
        </w:rPr>
        <w:t>Month/</w:t>
      </w:r>
      <w:del w:id="0" w:author="oenonbong" w:date="2021-02-12T05:53:00Z">
        <w:r w:rsidDel="2CAE85D5">
          <w:rPr>
            <w:rFonts w:ascii="Candara" w:hAnsi="Candara"/>
          </w:rPr>
          <w:delText xml:space="preserve"> </w:delText>
        </w:r>
      </w:del>
      <w:r>
        <w:rPr>
          <w:rFonts w:ascii="Candara" w:hAnsi="Candara"/>
        </w:rPr>
        <w:t>Quarter: February /Q</w:t>
      </w:r>
      <w:r>
        <w:rPr>
          <w:rFonts w:hAnsi="Candara"/>
          <w:lang w:val="en-US"/>
        </w:rPr>
        <w:t>2</w:t>
      </w:r>
    </w:p>
    <w:p>
      <w:pPr>
        <w:pStyle w:val="style0"/>
        <w:rPr>
          <w:rFonts w:ascii="Candara" w:hAnsi="Candara"/>
          <w:b/>
          <w:sz w:val="24"/>
          <w:szCs w:val="24"/>
        </w:rPr>
      </w:pP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ins w:id="1" w:author="oenonbong" w:date="2021-02-12T05:53:00Z">
        <w:r w:rsidR="66127CE5">
          <w:rPr>
            <w:rFonts w:ascii="Candara" w:hAnsi="Candara"/>
            <w:b/>
            <w:sz w:val="24"/>
            <w:szCs w:val="24"/>
          </w:rPr>
          <w:t xml:space="preserve"> </w:t>
        </w:r>
      </w:ins>
    </w:p>
    <w:p>
      <w:pPr>
        <w:pStyle w:val="style74"/>
        <w:jc w:val="center"/>
        <w:rPr>
          <w:rFonts w:ascii="Candara" w:hAnsi="Candara"/>
        </w:rPr>
      </w:pPr>
      <w:r>
        <w:rPr>
          <w:rFonts w:ascii="Candara" w:hAnsi="Candara"/>
        </w:rPr>
        <w:t>Submission Date: 2</w:t>
      </w:r>
      <w:r>
        <w:rPr>
          <w:rFonts w:hAnsi="Candara"/>
          <w:lang w:val="en-US"/>
        </w:rPr>
        <w:t>8</w:t>
      </w:r>
      <w:r>
        <w:rPr>
          <w:rFonts w:ascii="Candara" w:hAnsi="Candara"/>
        </w:rPr>
        <w:t>/</w:t>
      </w:r>
      <w:r>
        <w:rPr>
          <w:rFonts w:hAnsi="Candara"/>
          <w:lang w:val="en-US"/>
        </w:rPr>
        <w:t>2</w:t>
      </w:r>
      <w:r>
        <w:rPr>
          <w:rFonts w:ascii="Candara" w:hAnsi="Candara"/>
        </w:rPr>
        <w:t>/2023</w:t>
      </w:r>
    </w:p>
    <w:p>
      <w:pPr>
        <w:pStyle w:val="style0"/>
        <w:rPr>
          <w:rFonts w:ascii="Candara" w:hAnsi="Candara"/>
          <w:b/>
          <w:sz w:val="24"/>
          <w:szCs w:val="24"/>
        </w:rPr>
      </w:pP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p>
    <w:p>
      <w:pPr>
        <w:pStyle w:val="style0"/>
        <w:rPr>
          <w:rFonts w:ascii="Candara" w:hAnsi="Candara"/>
          <w:sz w:val="24"/>
          <w:szCs w:val="24"/>
        </w:rPr>
        <w:sectPr>
          <w:headerReference w:type="even" r:id="rId8"/>
          <w:headerReference w:type="default" r:id="rId9"/>
          <w:footerReference w:type="default" r:id="rId10"/>
          <w:pgSz w:w="12240" w:h="15840" w:orient="portrait"/>
          <w:pgMar w:top="1440" w:right="1440" w:bottom="1440" w:left="1440" w:header="720" w:footer="720" w:gutter="0"/>
          <w:pgBorders w:zOrder="front" w:display="allPages" w:offsetFrom="page">
            <w:top w:val="single" w:sz="2" w:space="24" w:color="c00000"/>
            <w:left w:val="single" w:sz="2" w:space="24" w:color="c00000"/>
            <w:bottom w:val="single" w:sz="2" w:space="24" w:color="c00000"/>
            <w:right w:val="single" w:sz="2" w:space="24" w:color="c00000"/>
          </w:pgBorders>
          <w:cols w:space="720"/>
          <w:titlePg/>
          <w:docGrid w:linePitch="360"/>
        </w:sectPr>
      </w:pPr>
      <w:r>
        <w:rPr>
          <w:rFonts w:ascii="Candara" w:hAnsi="Candara"/>
          <w:sz w:val="24"/>
          <w:szCs w:val="24"/>
        </w:rPr>
        <w:tab/>
      </w:r>
    </w:p>
    <w:p>
      <w:pPr>
        <w:pStyle w:val="style1"/>
        <w:numPr>
          <w:ilvl w:val="0"/>
          <w:numId w:val="1"/>
        </w:numPr>
        <w:tabs>
          <w:tab w:val="left" w:leader="none" w:pos="360"/>
        </w:tabs>
        <w:spacing w:lineRule="auto" w:line="360"/>
        <w:ind w:left="0" w:firstLine="0"/>
        <w:jc w:val="both"/>
        <w:rPr>
          <w:rFonts w:ascii="Candara" w:hAnsi="Candara"/>
          <w:sz w:val="24"/>
          <w:szCs w:val="24"/>
        </w:rPr>
      </w:pPr>
      <w:r>
        <w:rPr>
          <w:rFonts w:ascii="Candara" w:hAnsi="Candara"/>
          <w:sz w:val="24"/>
          <w:szCs w:val="24"/>
        </w:rPr>
        <w:t>Executive Summary</w:t>
      </w:r>
    </w:p>
    <w:p>
      <w:pPr>
        <w:pStyle w:val="style0"/>
        <w:spacing w:lineRule="auto" w:line="360"/>
        <w:jc w:val="both"/>
        <w:rPr>
          <w:rFonts w:ascii="Candara" w:hAnsi="Candara"/>
          <w:sz w:val="24"/>
          <w:szCs w:val="24"/>
        </w:rPr>
      </w:pPr>
      <w:r>
        <w:rPr>
          <w:rFonts w:ascii="Candara" w:hAnsi="Candara"/>
          <w:sz w:val="24"/>
          <w:szCs w:val="24"/>
        </w:rPr>
        <w:t xml:space="preserve">     </w:t>
      </w:r>
      <w:r>
        <w:rPr>
          <w:rFonts w:ascii="Candara" w:hAnsi="Candara"/>
          <w:sz w:val="24"/>
          <w:szCs w:val="24"/>
        </w:rPr>
        <w:t xml:space="preserve">Applicants Welfare &amp; Development Centre (AWANDEC), one of the Community Based Organizations implementing ICHSSA I Project in </w:t>
      </w:r>
      <w:r>
        <w:rPr>
          <w:rFonts w:ascii="Candara" w:hAnsi="Candara"/>
          <w:sz w:val="24"/>
          <w:szCs w:val="24"/>
        </w:rPr>
        <w:t>Akwa</w:t>
      </w:r>
      <w:r>
        <w:rPr>
          <w:rFonts w:ascii="Candara" w:hAnsi="Candara"/>
          <w:sz w:val="24"/>
          <w:szCs w:val="24"/>
        </w:rPr>
        <w:t xml:space="preserve"> </w:t>
      </w:r>
      <w:r>
        <w:rPr>
          <w:rFonts w:ascii="Candara" w:hAnsi="Candara"/>
          <w:sz w:val="24"/>
          <w:szCs w:val="24"/>
        </w:rPr>
        <w:t>Ibom</w:t>
      </w:r>
      <w:r>
        <w:rPr>
          <w:rFonts w:ascii="Candara" w:hAnsi="Candara"/>
          <w:sz w:val="24"/>
          <w:szCs w:val="24"/>
        </w:rPr>
        <w:t xml:space="preserve"> State is focused on ensuring that children are protected by Stakeholders, Community, Local and State government in order to reduce their vulnerability to HIV and one of the ways of achieving this goal is ensuring that every child enrolled on the program is legally protected (has birth certificate). </w:t>
      </w:r>
    </w:p>
    <w:p>
      <w:pPr>
        <w:pStyle w:val="style0"/>
        <w:spacing w:lineRule="auto" w:line="360"/>
        <w:jc w:val="both"/>
        <w:rPr>
          <w:rFonts w:ascii="Candara" w:hAnsi="Candara"/>
          <w:sz w:val="24"/>
          <w:szCs w:val="24"/>
        </w:rPr>
      </w:pPr>
      <w:r>
        <w:rPr>
          <w:rFonts w:ascii="Candara" w:hAnsi="Candara"/>
          <w:sz w:val="24"/>
          <w:szCs w:val="24"/>
        </w:rPr>
        <w:t>To achieve this, AWANDEC leveraged on her good relationship with National Population Commission (NPOPC) in the State and facilitated the registration and certification</w:t>
      </w:r>
      <w:r>
        <w:rPr>
          <w:rFonts w:ascii="Candara" w:hAnsi="Candara"/>
          <w:sz w:val="24"/>
          <w:szCs w:val="24"/>
        </w:rPr>
        <w:t xml:space="preserve"> of 200 project children in the month of February  </w:t>
      </w:r>
      <w:r>
        <w:rPr>
          <w:rFonts w:ascii="Candara" w:hAnsi="Candara"/>
          <w:sz w:val="24"/>
          <w:szCs w:val="24"/>
        </w:rPr>
        <w:t xml:space="preserve">across </w:t>
      </w:r>
      <w:r>
        <w:rPr>
          <w:rFonts w:ascii="Candara" w:hAnsi="Candara"/>
          <w:sz w:val="24"/>
          <w:szCs w:val="24"/>
        </w:rPr>
        <w:t>Okobo</w:t>
      </w:r>
      <w:r>
        <w:rPr>
          <w:rFonts w:ascii="Candara" w:hAnsi="Candara"/>
          <w:sz w:val="24"/>
          <w:szCs w:val="24"/>
        </w:rPr>
        <w:t xml:space="preserve">, </w:t>
      </w:r>
      <w:r>
        <w:rPr>
          <w:rFonts w:ascii="Candara" w:hAnsi="Candara"/>
          <w:sz w:val="24"/>
          <w:szCs w:val="24"/>
        </w:rPr>
        <w:t>Mbo</w:t>
      </w:r>
      <w:r>
        <w:rPr>
          <w:rFonts w:ascii="Candara" w:hAnsi="Candara"/>
          <w:sz w:val="24"/>
          <w:szCs w:val="24"/>
        </w:rPr>
        <w:t xml:space="preserve">, </w:t>
      </w:r>
      <w:r>
        <w:rPr>
          <w:rFonts w:ascii="Candara" w:hAnsi="Candara"/>
          <w:sz w:val="24"/>
          <w:szCs w:val="24"/>
        </w:rPr>
        <w:t>U</w:t>
      </w:r>
      <w:r>
        <w:rPr>
          <w:rFonts w:ascii="Candara" w:hAnsi="Candara"/>
          <w:sz w:val="24"/>
          <w:szCs w:val="24"/>
        </w:rPr>
        <w:t>dung-Uko</w:t>
      </w:r>
      <w:r>
        <w:rPr>
          <w:rFonts w:ascii="Candara" w:hAnsi="Candara"/>
          <w:sz w:val="24"/>
          <w:szCs w:val="24"/>
        </w:rPr>
        <w:t xml:space="preserve">, </w:t>
      </w:r>
      <w:r>
        <w:rPr>
          <w:rFonts w:ascii="Candara" w:hAnsi="Candara"/>
          <w:sz w:val="24"/>
          <w:szCs w:val="24"/>
        </w:rPr>
        <w:t xml:space="preserve">and </w:t>
      </w:r>
      <w:r>
        <w:rPr>
          <w:rFonts w:ascii="Candara" w:hAnsi="Candara"/>
          <w:sz w:val="24"/>
          <w:szCs w:val="24"/>
        </w:rPr>
        <w:t>Urue</w:t>
      </w:r>
      <w:r>
        <w:rPr>
          <w:rFonts w:ascii="Candara" w:hAnsi="Candara"/>
          <w:sz w:val="24"/>
          <w:szCs w:val="24"/>
        </w:rPr>
        <w:t xml:space="preserve"> </w:t>
      </w:r>
      <w:r>
        <w:rPr>
          <w:rFonts w:ascii="Candara" w:hAnsi="Candara"/>
          <w:sz w:val="24"/>
          <w:szCs w:val="24"/>
        </w:rPr>
        <w:t>Offong</w:t>
      </w:r>
      <w:r>
        <w:rPr>
          <w:rFonts w:ascii="Candara" w:hAnsi="Candara"/>
          <w:sz w:val="24"/>
          <w:szCs w:val="24"/>
        </w:rPr>
        <w:t xml:space="preserve"> </w:t>
      </w:r>
      <w:r>
        <w:rPr>
          <w:rFonts w:ascii="Candara" w:hAnsi="Candara"/>
          <w:sz w:val="24"/>
          <w:szCs w:val="24"/>
        </w:rPr>
        <w:t>Uruku</w:t>
      </w:r>
      <w:r>
        <w:rPr>
          <w:rFonts w:ascii="Candara" w:hAnsi="Candara"/>
          <w:sz w:val="24"/>
          <w:szCs w:val="24"/>
        </w:rPr>
        <w:t xml:space="preserve"> Local Government Areas of </w:t>
      </w:r>
      <w:r>
        <w:rPr>
          <w:rFonts w:ascii="Candara" w:hAnsi="Candara"/>
          <w:sz w:val="24"/>
          <w:szCs w:val="24"/>
        </w:rPr>
        <w:t>Akwa</w:t>
      </w:r>
      <w:r>
        <w:rPr>
          <w:rFonts w:ascii="Candara" w:hAnsi="Candara"/>
          <w:sz w:val="24"/>
          <w:szCs w:val="24"/>
        </w:rPr>
        <w:t xml:space="preserve"> </w:t>
      </w:r>
      <w:r>
        <w:rPr>
          <w:rFonts w:ascii="Candara" w:hAnsi="Candara"/>
          <w:sz w:val="24"/>
          <w:szCs w:val="24"/>
        </w:rPr>
        <w:t>Ibom</w:t>
      </w:r>
      <w:r>
        <w:rPr>
          <w:rFonts w:ascii="Candara" w:hAnsi="Candara"/>
          <w:sz w:val="24"/>
          <w:szCs w:val="24"/>
        </w:rPr>
        <w:t xml:space="preserve"> State.</w:t>
      </w:r>
    </w:p>
    <w:p>
      <w:pPr>
        <w:pStyle w:val="style0"/>
        <w:spacing w:lineRule="auto" w:line="360"/>
        <w:jc w:val="both"/>
        <w:rPr>
          <w:rFonts w:ascii="Candara" w:hAnsi="Candara"/>
          <w:sz w:val="24"/>
          <w:szCs w:val="24"/>
        </w:rPr>
      </w:pPr>
      <w:r>
        <w:rPr>
          <w:rFonts w:ascii="Candara" w:hAnsi="Candara"/>
          <w:sz w:val="24"/>
          <w:szCs w:val="24"/>
        </w:rPr>
        <w:t xml:space="preserve"> </w:t>
      </w:r>
    </w:p>
    <w:p>
      <w:pPr>
        <w:pStyle w:val="style2"/>
        <w:numPr>
          <w:ilvl w:val="1"/>
          <w:numId w:val="1"/>
        </w:numPr>
        <w:tabs>
          <w:tab w:val="left" w:leader="none" w:pos="360"/>
        </w:tabs>
        <w:spacing w:lineRule="auto" w:line="360"/>
        <w:ind w:left="0" w:firstLine="0"/>
        <w:jc w:val="both"/>
        <w:rPr>
          <w:rFonts w:ascii="Candara" w:hAnsi="Candara"/>
          <w:szCs w:val="24"/>
        </w:rPr>
      </w:pPr>
      <w:r>
        <w:rPr>
          <w:rFonts w:ascii="Candara" w:hAnsi="Candara"/>
          <w:szCs w:val="24"/>
        </w:rPr>
        <w:t xml:space="preserve">Summary of Key activities (In bullet </w:t>
      </w:r>
      <w:r>
        <w:rPr>
          <w:rFonts w:ascii="Candara" w:hAnsi="Candara"/>
          <w:szCs w:val="24"/>
        </w:rPr>
        <w:t>point please)</w:t>
      </w:r>
    </w:p>
    <w:p>
      <w:pPr>
        <w:pStyle w:val="style179"/>
        <w:numPr>
          <w:ilvl w:val="0"/>
          <w:numId w:val="2"/>
        </w:numPr>
        <w:spacing w:after="160" w:lineRule="auto" w:line="360"/>
        <w:jc w:val="both"/>
        <w:rPr>
          <w:rFonts w:ascii="Candara" w:hAnsi="Candara"/>
          <w:sz w:val="24"/>
          <w:szCs w:val="24"/>
        </w:rPr>
      </w:pPr>
      <w:r>
        <w:rPr>
          <w:rFonts w:ascii="Candara" w:hAnsi="Candara"/>
          <w:sz w:val="24"/>
          <w:szCs w:val="24"/>
        </w:rPr>
        <w:t xml:space="preserve">Birth registration was carried out for </w:t>
      </w:r>
      <w:r>
        <w:rPr>
          <w:rFonts w:hAnsi="Candara"/>
          <w:sz w:val="24"/>
          <w:szCs w:val="24"/>
          <w:lang w:val="en-US"/>
        </w:rPr>
        <w:t>200</w:t>
      </w:r>
      <w:r>
        <w:rPr>
          <w:rFonts w:ascii="Candara" w:hAnsi="Candara"/>
          <w:sz w:val="24"/>
          <w:szCs w:val="24"/>
        </w:rPr>
        <w:t xml:space="preserve"> vulnerable children.</w:t>
      </w:r>
    </w:p>
    <w:p>
      <w:pPr>
        <w:pStyle w:val="style179"/>
        <w:numPr>
          <w:ilvl w:val="0"/>
          <w:numId w:val="2"/>
        </w:numPr>
        <w:spacing w:after="160" w:lineRule="auto" w:line="360"/>
        <w:jc w:val="both"/>
        <w:rPr>
          <w:rFonts w:ascii="Candara" w:hAnsi="Candara"/>
          <w:sz w:val="24"/>
          <w:szCs w:val="24"/>
        </w:rPr>
      </w:pPr>
      <w:r>
        <w:rPr>
          <w:rFonts w:ascii="Candara" w:hAnsi="Candara"/>
          <w:sz w:val="24"/>
          <w:szCs w:val="24"/>
        </w:rPr>
        <w:t>OVC</w:t>
      </w:r>
      <w:r>
        <w:rPr>
          <w:rFonts w:ascii="Candara" w:hAnsi="Candara"/>
          <w:sz w:val="24"/>
          <w:szCs w:val="24"/>
        </w:rPr>
        <w:t xml:space="preserve"> without birth certificates were tract from NOMIS extract.</w:t>
      </w:r>
    </w:p>
    <w:p>
      <w:pPr>
        <w:pStyle w:val="style179"/>
        <w:numPr>
          <w:ilvl w:val="0"/>
          <w:numId w:val="2"/>
        </w:numPr>
        <w:spacing w:after="160" w:lineRule="auto" w:line="360"/>
        <w:jc w:val="both"/>
        <w:rPr>
          <w:rFonts w:ascii="Candara" w:hAnsi="Candara"/>
          <w:sz w:val="24"/>
          <w:szCs w:val="24"/>
        </w:rPr>
      </w:pPr>
      <w:r>
        <w:rPr>
          <w:rFonts w:ascii="Candara" w:hAnsi="Candara"/>
          <w:sz w:val="24"/>
          <w:szCs w:val="24"/>
        </w:rPr>
        <w:t>The tracked OVC were provided with form B1</w:t>
      </w:r>
      <w:r>
        <w:rPr>
          <w:rFonts w:ascii="Candara" w:hAnsi="Candara"/>
          <w:sz w:val="24"/>
          <w:szCs w:val="24"/>
        </w:rPr>
        <w:t xml:space="preserve"> which were correctly filled by AWANDEC’s Community Case Workers (CCWs) and returned to AWANDEC’S Sub-Office, </w:t>
      </w:r>
      <w:r>
        <w:rPr>
          <w:rFonts w:ascii="Candara" w:hAnsi="Candara"/>
          <w:sz w:val="24"/>
          <w:szCs w:val="24"/>
        </w:rPr>
        <w:t>Okobo</w:t>
      </w:r>
      <w:r>
        <w:rPr>
          <w:rFonts w:ascii="Candara" w:hAnsi="Candara"/>
          <w:sz w:val="24"/>
          <w:szCs w:val="24"/>
        </w:rPr>
        <w:t>.</w:t>
      </w:r>
    </w:p>
    <w:p>
      <w:pPr>
        <w:pStyle w:val="style179"/>
        <w:numPr>
          <w:ilvl w:val="0"/>
          <w:numId w:val="2"/>
        </w:numPr>
        <w:spacing w:after="160" w:lineRule="auto" w:line="360"/>
        <w:jc w:val="both"/>
        <w:rPr>
          <w:rFonts w:ascii="Candara" w:hAnsi="Candara"/>
          <w:sz w:val="24"/>
          <w:szCs w:val="24"/>
        </w:rPr>
      </w:pPr>
      <w:r>
        <w:rPr>
          <w:rFonts w:ascii="Candara" w:hAnsi="Candara"/>
          <w:sz w:val="24"/>
          <w:szCs w:val="24"/>
        </w:rPr>
        <w:t>The completed Form B1 were taken to NPOPC for documentation and certification.</w:t>
      </w:r>
    </w:p>
    <w:p>
      <w:pPr>
        <w:pStyle w:val="style179"/>
        <w:numPr>
          <w:ilvl w:val="0"/>
          <w:numId w:val="2"/>
        </w:numPr>
        <w:spacing w:after="160" w:lineRule="auto" w:line="360"/>
        <w:jc w:val="both"/>
        <w:rPr>
          <w:rFonts w:ascii="Candara" w:hAnsi="Candara"/>
          <w:sz w:val="24"/>
          <w:szCs w:val="24"/>
        </w:rPr>
      </w:pPr>
      <w:r>
        <w:rPr>
          <w:rFonts w:ascii="Candara" w:hAnsi="Candara"/>
          <w:sz w:val="24"/>
          <w:szCs w:val="24"/>
        </w:rPr>
        <w:t>The completed birth certificates were retrieved from NPOPC and photocopied.</w:t>
      </w:r>
    </w:p>
    <w:p>
      <w:pPr>
        <w:pStyle w:val="style179"/>
        <w:numPr>
          <w:ilvl w:val="0"/>
          <w:numId w:val="2"/>
        </w:numPr>
        <w:spacing w:after="160" w:lineRule="auto" w:line="360"/>
        <w:jc w:val="both"/>
        <w:rPr>
          <w:rFonts w:ascii="Candara" w:hAnsi="Candara"/>
          <w:sz w:val="24"/>
          <w:szCs w:val="24"/>
        </w:rPr>
      </w:pPr>
      <w:r>
        <w:rPr>
          <w:rFonts w:ascii="Candara" w:hAnsi="Candara"/>
          <w:sz w:val="24"/>
          <w:szCs w:val="24"/>
        </w:rPr>
        <w:t>The photocopied birth certificates (form B2) were kept in the OVC’s household folders.</w:t>
      </w:r>
    </w:p>
    <w:p>
      <w:pPr>
        <w:pStyle w:val="style179"/>
        <w:numPr>
          <w:ilvl w:val="0"/>
          <w:numId w:val="2"/>
        </w:numPr>
        <w:spacing w:after="160" w:lineRule="auto" w:line="360"/>
        <w:jc w:val="both"/>
        <w:rPr>
          <w:rFonts w:ascii="Candara" w:hAnsi="Candara"/>
          <w:sz w:val="24"/>
          <w:szCs w:val="24"/>
        </w:rPr>
      </w:pPr>
      <w:r>
        <w:rPr>
          <w:rFonts w:ascii="Candara" w:hAnsi="Candara"/>
          <w:sz w:val="24"/>
          <w:szCs w:val="24"/>
        </w:rPr>
        <w:t>While the original certificates (form B2) were handed over to the beneficiaries (OVCs) for their use.</w:t>
      </w:r>
    </w:p>
    <w:p>
      <w:pPr>
        <w:pStyle w:val="style2"/>
        <w:numPr>
          <w:ilvl w:val="0"/>
          <w:numId w:val="1"/>
        </w:numPr>
        <w:tabs>
          <w:tab w:val="left" w:leader="none" w:pos="360"/>
        </w:tabs>
        <w:spacing w:lineRule="auto" w:line="360"/>
        <w:ind w:left="0" w:firstLine="0"/>
        <w:jc w:val="both"/>
        <w:rPr>
          <w:rFonts w:ascii="Candara" w:hAnsi="Candara"/>
          <w:szCs w:val="24"/>
        </w:rPr>
      </w:pPr>
      <w:r>
        <w:rPr>
          <w:rFonts w:ascii="Candara" w:hAnsi="Candara"/>
          <w:szCs w:val="24"/>
        </w:rPr>
        <w:t>P</w:t>
      </w:r>
      <w:r>
        <w:rPr>
          <w:rFonts w:ascii="Candara" w:hAnsi="Candara"/>
          <w:szCs w:val="24"/>
        </w:rPr>
        <w:t xml:space="preserve">rogress Narrative </w:t>
      </w:r>
    </w:p>
    <w:p>
      <w:pPr>
        <w:pStyle w:val="style0"/>
        <w:spacing w:lineRule="auto" w:line="360"/>
        <w:jc w:val="both"/>
        <w:rPr>
          <w:rFonts w:ascii="Candara" w:hAnsi="Candara"/>
          <w:sz w:val="24"/>
          <w:szCs w:val="24"/>
        </w:rPr>
      </w:pPr>
      <w:r>
        <w:rPr>
          <w:rFonts w:ascii="Candara" w:hAnsi="Candara"/>
          <w:sz w:val="24"/>
          <w:szCs w:val="24"/>
        </w:rPr>
        <w:t xml:space="preserve">AWANDEC in the reporting period </w:t>
      </w:r>
      <w:r>
        <w:rPr>
          <w:rFonts w:ascii="Candara" w:hAnsi="Candara"/>
          <w:sz w:val="24"/>
          <w:szCs w:val="24"/>
        </w:rPr>
        <w:t>facilitated the provision of 200 birth certificate to 200 OVC across her four</w:t>
      </w:r>
      <w:r>
        <w:rPr>
          <w:rFonts w:ascii="Candara" w:hAnsi="Candara"/>
          <w:sz w:val="24"/>
          <w:szCs w:val="24"/>
        </w:rPr>
        <w:t xml:space="preserve"> implementation LGAs. </w:t>
      </w:r>
    </w:p>
    <w:p>
      <w:pPr>
        <w:pStyle w:val="style0"/>
        <w:spacing w:lineRule="auto" w:line="360"/>
        <w:jc w:val="both"/>
        <w:rPr>
          <w:rFonts w:ascii="Candara" w:hAnsi="Candara"/>
          <w:sz w:val="24"/>
          <w:szCs w:val="24"/>
        </w:rPr>
      </w:pPr>
      <w:r>
        <w:rPr>
          <w:rFonts w:ascii="Candara" w:hAnsi="Candara"/>
          <w:sz w:val="24"/>
          <w:szCs w:val="24"/>
        </w:rPr>
        <w:t>Form B1</w:t>
      </w:r>
      <w:r>
        <w:rPr>
          <w:rFonts w:ascii="Candara" w:hAnsi="Candara"/>
          <w:sz w:val="24"/>
          <w:szCs w:val="24"/>
        </w:rPr>
        <w:t xml:space="preserve"> were distributed to AWANDEC’s Community Case Workers (CCWs) to capture</w:t>
      </w:r>
      <w:r>
        <w:rPr>
          <w:rFonts w:ascii="Candara" w:hAnsi="Candara"/>
          <w:sz w:val="24"/>
          <w:szCs w:val="24"/>
        </w:rPr>
        <w:t xml:space="preserve"> the information/details of OVC</w:t>
      </w:r>
      <w:r>
        <w:rPr>
          <w:rFonts w:ascii="Candara" w:hAnsi="Candara"/>
          <w:sz w:val="24"/>
          <w:szCs w:val="24"/>
        </w:rPr>
        <w:t xml:space="preserve"> in the project without B</w:t>
      </w:r>
      <w:r>
        <w:rPr>
          <w:rFonts w:ascii="Candara" w:hAnsi="Candara"/>
          <w:sz w:val="24"/>
          <w:szCs w:val="24"/>
        </w:rPr>
        <w:t>irth Certificates. these form B1</w:t>
      </w:r>
      <w:r>
        <w:rPr>
          <w:rFonts w:ascii="Candara" w:hAnsi="Candara"/>
          <w:sz w:val="24"/>
          <w:szCs w:val="24"/>
        </w:rPr>
        <w:t xml:space="preserve"> were taken to the different communities across the implementation LGAs to obtain the necessary</w:t>
      </w:r>
      <w:r>
        <w:rPr>
          <w:rFonts w:ascii="Candara" w:hAnsi="Candara"/>
          <w:sz w:val="24"/>
          <w:szCs w:val="24"/>
        </w:rPr>
        <w:t xml:space="preserve"> information concerning the OVC</w:t>
      </w:r>
      <w:r>
        <w:rPr>
          <w:rFonts w:ascii="Candara" w:hAnsi="Candara"/>
          <w:sz w:val="24"/>
          <w:szCs w:val="24"/>
        </w:rPr>
        <w:t xml:space="preserve"> to be issued birth certificates. The filled form B1 were then forwarded to NPOPC for birth documentation and certification.</w:t>
      </w:r>
    </w:p>
    <w:p>
      <w:pPr>
        <w:pStyle w:val="style0"/>
        <w:spacing w:lineRule="auto" w:line="360"/>
        <w:jc w:val="both"/>
        <w:rPr>
          <w:rFonts w:ascii="Candara" w:hAnsi="Candara"/>
          <w:sz w:val="24"/>
          <w:szCs w:val="24"/>
        </w:rPr>
      </w:pPr>
      <w:r>
        <w:rPr>
          <w:rFonts w:ascii="Candara" w:hAnsi="Candara"/>
          <w:sz w:val="24"/>
          <w:szCs w:val="24"/>
        </w:rPr>
        <w:t>The completed birth certificates were retrieved from NPOPC, photocopied.</w:t>
      </w:r>
    </w:p>
    <w:p>
      <w:pPr>
        <w:pStyle w:val="style0"/>
        <w:spacing w:lineRule="auto" w:line="360"/>
        <w:jc w:val="both"/>
        <w:rPr>
          <w:rFonts w:ascii="Candara" w:hAnsi="Candara"/>
          <w:sz w:val="24"/>
          <w:szCs w:val="24"/>
        </w:rPr>
      </w:pPr>
      <w:r>
        <w:rPr>
          <w:rFonts w:ascii="Candara" w:hAnsi="Candara"/>
          <w:sz w:val="24"/>
          <w:szCs w:val="24"/>
        </w:rPr>
        <w:t>and kept in the OVC’s household folders while the original certificates (form B2) were handed</w:t>
      </w:r>
      <w:r>
        <w:rPr>
          <w:rFonts w:ascii="Candara" w:hAnsi="Candara"/>
          <w:sz w:val="24"/>
          <w:szCs w:val="24"/>
        </w:rPr>
        <w:t xml:space="preserve"> over to the beneficiaries (OVC</w:t>
      </w:r>
      <w:r>
        <w:rPr>
          <w:rFonts w:ascii="Candara" w:hAnsi="Candara"/>
          <w:sz w:val="24"/>
          <w:szCs w:val="24"/>
        </w:rPr>
        <w:t>) for their use.</w:t>
      </w:r>
    </w:p>
    <w:p>
      <w:pPr>
        <w:pStyle w:val="style0"/>
        <w:spacing w:lineRule="auto" w:line="360"/>
        <w:jc w:val="both"/>
        <w:rPr>
          <w:rFonts w:ascii="Candara" w:hAnsi="Candara"/>
          <w:sz w:val="24"/>
          <w:szCs w:val="24"/>
        </w:rPr>
      </w:pPr>
      <w:r>
        <w:rPr>
          <w:rFonts w:ascii="Candara" w:hAnsi="Candara"/>
          <w:sz w:val="24"/>
          <w:szCs w:val="24"/>
        </w:rPr>
        <w:t>Below is the breakdown of Birth certificate provided to beneficiaries by LGA.</w:t>
      </w:r>
    </w:p>
    <w:tbl>
      <w:tblPr>
        <w:tblStyle w:val="style154"/>
        <w:tblW w:w="9748" w:type="dxa"/>
        <w:tblLook w:val="04A0" w:firstRow="1" w:lastRow="0" w:firstColumn="1" w:lastColumn="0" w:noHBand="0" w:noVBand="1"/>
      </w:tblPr>
      <w:tblGrid>
        <w:gridCol w:w="4874"/>
        <w:gridCol w:w="4874"/>
      </w:tblGrid>
      <w:tr>
        <w:trPr>
          <w:trHeight w:val="200" w:hRule="atLeast"/>
        </w:trPr>
        <w:tc>
          <w:tcPr>
            <w:tcW w:w="4874" w:type="dxa"/>
            <w:tcBorders/>
          </w:tcPr>
          <w:p>
            <w:pPr>
              <w:pStyle w:val="style0"/>
              <w:spacing w:lineRule="auto" w:line="360"/>
              <w:jc w:val="both"/>
              <w:rPr>
                <w:rFonts w:ascii="Candara" w:hAnsi="Candara"/>
                <w:b/>
                <w:sz w:val="24"/>
                <w:szCs w:val="24"/>
              </w:rPr>
            </w:pPr>
            <w:r>
              <w:rPr>
                <w:rFonts w:ascii="Candara" w:hAnsi="Candara"/>
                <w:b/>
                <w:sz w:val="24"/>
                <w:szCs w:val="24"/>
              </w:rPr>
              <w:t>LGA</w:t>
            </w:r>
          </w:p>
        </w:tc>
        <w:tc>
          <w:tcPr>
            <w:tcW w:w="4874" w:type="dxa"/>
            <w:tcBorders/>
          </w:tcPr>
          <w:p>
            <w:pPr>
              <w:pStyle w:val="style0"/>
              <w:spacing w:lineRule="auto" w:line="360"/>
              <w:jc w:val="both"/>
              <w:rPr>
                <w:rFonts w:ascii="Candara" w:hAnsi="Candara"/>
                <w:b/>
                <w:sz w:val="24"/>
                <w:szCs w:val="24"/>
              </w:rPr>
            </w:pPr>
            <w:r>
              <w:rPr>
                <w:rFonts w:ascii="Candara" w:hAnsi="Candara"/>
                <w:b/>
                <w:sz w:val="24"/>
                <w:szCs w:val="24"/>
              </w:rPr>
              <w:t>BENEFICIARIES MOBILIZED PER LGA</w:t>
            </w:r>
          </w:p>
        </w:tc>
      </w:tr>
      <w:tr>
        <w:tblPrEx/>
        <w:trPr>
          <w:trHeight w:val="196" w:hRule="atLeast"/>
        </w:trPr>
        <w:tc>
          <w:tcPr>
            <w:tcW w:w="4874" w:type="dxa"/>
            <w:tcBorders/>
          </w:tcPr>
          <w:p>
            <w:pPr>
              <w:pStyle w:val="style0"/>
              <w:spacing w:lineRule="auto" w:line="360"/>
              <w:jc w:val="both"/>
              <w:rPr>
                <w:rFonts w:ascii="Candara" w:hAnsi="Candara"/>
                <w:sz w:val="24"/>
                <w:szCs w:val="24"/>
              </w:rPr>
            </w:pPr>
            <w:r>
              <w:rPr>
                <w:rFonts w:ascii="Candara" w:hAnsi="Candara"/>
                <w:sz w:val="24"/>
                <w:szCs w:val="24"/>
              </w:rPr>
              <w:t>Udung Uko</w:t>
            </w:r>
          </w:p>
        </w:tc>
        <w:tc>
          <w:tcPr>
            <w:tcW w:w="4874" w:type="dxa"/>
            <w:tcBorders/>
          </w:tcPr>
          <w:p>
            <w:pPr>
              <w:pStyle w:val="style0"/>
              <w:spacing w:lineRule="auto" w:line="360"/>
              <w:jc w:val="both"/>
              <w:rPr>
                <w:rFonts w:ascii="Candara" w:hAnsi="Candara"/>
                <w:sz w:val="24"/>
                <w:szCs w:val="24"/>
              </w:rPr>
            </w:pPr>
            <w:r>
              <w:rPr>
                <w:rFonts w:hAnsi="Candara"/>
                <w:sz w:val="24"/>
                <w:szCs w:val="24"/>
              </w:rPr>
              <w:t>22</w:t>
            </w:r>
            <w:r>
              <w:rPr>
                <w:rFonts w:ascii="Candara" w:hAnsi="Candara"/>
                <w:sz w:val="24"/>
                <w:szCs w:val="24"/>
              </w:rPr>
              <w:t>(</w:t>
            </w:r>
            <w:r>
              <w:rPr>
                <w:rFonts w:hAnsi="Candara"/>
                <w:sz w:val="24"/>
                <w:szCs w:val="24"/>
              </w:rPr>
              <w:t>1</w:t>
            </w:r>
            <w:r>
              <w:rPr>
                <w:rFonts w:ascii="Candara" w:hAnsi="Candara"/>
                <w:sz w:val="24"/>
                <w:szCs w:val="24"/>
              </w:rPr>
              <w:t xml:space="preserve">6 M : </w:t>
            </w:r>
            <w:r>
              <w:rPr>
                <w:rFonts w:hAnsi="Candara"/>
                <w:sz w:val="24"/>
                <w:szCs w:val="24"/>
              </w:rPr>
              <w:t>6</w:t>
            </w:r>
            <w:r>
              <w:rPr>
                <w:rFonts w:ascii="Candara" w:hAnsi="Candara"/>
                <w:sz w:val="24"/>
                <w:szCs w:val="24"/>
              </w:rPr>
              <w:t>F)</w:t>
            </w:r>
          </w:p>
        </w:tc>
      </w:tr>
      <w:tr>
        <w:tblPrEx/>
        <w:trPr>
          <w:trHeight w:val="196" w:hRule="atLeast"/>
        </w:trPr>
        <w:tc>
          <w:tcPr>
            <w:tcW w:w="4874" w:type="dxa"/>
            <w:tcBorders/>
          </w:tcPr>
          <w:p>
            <w:pPr>
              <w:pStyle w:val="style0"/>
              <w:spacing w:lineRule="auto" w:line="360"/>
              <w:jc w:val="both"/>
              <w:rPr>
                <w:rFonts w:ascii="Candara" w:hAnsi="Candara"/>
                <w:sz w:val="24"/>
                <w:szCs w:val="24"/>
              </w:rPr>
            </w:pPr>
            <w:r>
              <w:rPr>
                <w:rFonts w:ascii="Candara" w:hAnsi="Candara"/>
                <w:sz w:val="24"/>
                <w:szCs w:val="24"/>
              </w:rPr>
              <w:t>Okobo</w:t>
            </w:r>
          </w:p>
        </w:tc>
        <w:tc>
          <w:tcPr>
            <w:tcW w:w="4874" w:type="dxa"/>
            <w:tcBorders/>
          </w:tcPr>
          <w:p>
            <w:pPr>
              <w:pStyle w:val="style0"/>
              <w:spacing w:lineRule="auto" w:line="360"/>
              <w:jc w:val="both"/>
              <w:rPr>
                <w:rFonts w:ascii="Candara" w:hAnsi="Candara"/>
                <w:sz w:val="24"/>
                <w:szCs w:val="24"/>
              </w:rPr>
            </w:pPr>
            <w:r>
              <w:rPr>
                <w:rFonts w:hAnsi="Candara"/>
                <w:sz w:val="24"/>
                <w:szCs w:val="24"/>
                <w:lang w:val="en-US"/>
              </w:rPr>
              <w:t>145</w:t>
            </w:r>
            <w:r>
              <w:rPr>
                <w:rFonts w:ascii="Candara" w:hAnsi="Candara"/>
                <w:sz w:val="24"/>
                <w:szCs w:val="24"/>
              </w:rPr>
              <w:t xml:space="preserve"> (</w:t>
            </w:r>
            <w:r>
              <w:rPr>
                <w:rFonts w:hAnsi="Candara"/>
                <w:sz w:val="24"/>
                <w:szCs w:val="24"/>
                <w:lang w:val="en-US"/>
              </w:rPr>
              <w:t>58</w:t>
            </w:r>
            <w:r>
              <w:rPr>
                <w:rFonts w:ascii="Candara" w:hAnsi="Candara"/>
                <w:sz w:val="24"/>
                <w:szCs w:val="24"/>
              </w:rPr>
              <w:t xml:space="preserve"> M : </w:t>
            </w:r>
            <w:r>
              <w:rPr>
                <w:rFonts w:hAnsi="Candara"/>
                <w:sz w:val="24"/>
                <w:szCs w:val="24"/>
                <w:lang w:val="en-US"/>
              </w:rPr>
              <w:t>87</w:t>
            </w:r>
            <w:r>
              <w:rPr>
                <w:rFonts w:ascii="Candara" w:hAnsi="Candara"/>
                <w:sz w:val="24"/>
                <w:szCs w:val="24"/>
              </w:rPr>
              <w:t>F)</w:t>
            </w:r>
          </w:p>
        </w:tc>
      </w:tr>
      <w:tr>
        <w:tblPrEx/>
        <w:trPr>
          <w:trHeight w:val="196" w:hRule="atLeast"/>
        </w:trPr>
        <w:tc>
          <w:tcPr>
            <w:tcW w:w="4874" w:type="dxa"/>
            <w:tcBorders/>
          </w:tcPr>
          <w:p>
            <w:pPr>
              <w:pStyle w:val="style0"/>
              <w:spacing w:lineRule="auto" w:line="360"/>
              <w:jc w:val="both"/>
              <w:rPr>
                <w:rFonts w:ascii="Candara" w:hAnsi="Candara"/>
                <w:sz w:val="24"/>
                <w:szCs w:val="24"/>
              </w:rPr>
            </w:pPr>
            <w:r>
              <w:rPr>
                <w:rFonts w:ascii="Candara" w:hAnsi="Candara"/>
                <w:sz w:val="24"/>
                <w:szCs w:val="24"/>
              </w:rPr>
              <w:t>Mbo</w:t>
            </w:r>
          </w:p>
        </w:tc>
        <w:tc>
          <w:tcPr>
            <w:tcW w:w="4874" w:type="dxa"/>
            <w:tcBorders/>
          </w:tcPr>
          <w:p>
            <w:pPr>
              <w:pStyle w:val="style0"/>
              <w:spacing w:lineRule="auto" w:line="360"/>
              <w:jc w:val="both"/>
              <w:rPr>
                <w:rFonts w:ascii="Candara" w:hAnsi="Candara"/>
                <w:sz w:val="24"/>
                <w:szCs w:val="24"/>
              </w:rPr>
            </w:pPr>
            <w:r>
              <w:rPr>
                <w:rFonts w:hAnsi="Candara"/>
                <w:sz w:val="24"/>
                <w:szCs w:val="24"/>
                <w:lang w:val="en-US"/>
              </w:rPr>
              <w:t>33</w:t>
            </w:r>
            <w:r>
              <w:rPr>
                <w:rFonts w:ascii="Candara" w:hAnsi="Candara"/>
                <w:sz w:val="24"/>
                <w:szCs w:val="24"/>
              </w:rPr>
              <w:t xml:space="preserve"> (</w:t>
            </w:r>
            <w:r>
              <w:rPr>
                <w:rFonts w:hAnsi="Candara"/>
                <w:sz w:val="24"/>
                <w:szCs w:val="24"/>
                <w:lang w:val="en-US"/>
              </w:rPr>
              <w:t>1</w:t>
            </w:r>
            <w:r>
              <w:rPr>
                <w:rFonts w:hAnsi="Candara"/>
                <w:sz w:val="24"/>
                <w:szCs w:val="24"/>
              </w:rPr>
              <w:t>6</w:t>
            </w:r>
            <w:r>
              <w:rPr>
                <w:rFonts w:ascii="Candara" w:hAnsi="Candara"/>
                <w:sz w:val="24"/>
                <w:szCs w:val="24"/>
              </w:rPr>
              <w:t xml:space="preserve">M : </w:t>
            </w:r>
            <w:r>
              <w:rPr>
                <w:rFonts w:hAnsi="Candara"/>
                <w:sz w:val="24"/>
                <w:szCs w:val="24"/>
                <w:lang w:val="en-US"/>
              </w:rPr>
              <w:t>17</w:t>
            </w:r>
            <w:r>
              <w:rPr>
                <w:rFonts w:ascii="Candara" w:hAnsi="Candara"/>
                <w:sz w:val="24"/>
                <w:szCs w:val="24"/>
              </w:rPr>
              <w:t>F)</w:t>
            </w:r>
          </w:p>
        </w:tc>
      </w:tr>
      <w:tr>
        <w:tblPrEx/>
        <w:trPr>
          <w:trHeight w:val="200" w:hRule="atLeast"/>
        </w:trPr>
        <w:tc>
          <w:tcPr>
            <w:tcW w:w="4874" w:type="dxa"/>
            <w:tcBorders/>
          </w:tcPr>
          <w:p>
            <w:pPr>
              <w:pStyle w:val="style0"/>
              <w:spacing w:lineRule="auto" w:line="360"/>
              <w:jc w:val="both"/>
              <w:rPr>
                <w:rFonts w:ascii="Candara" w:hAnsi="Candara"/>
                <w:sz w:val="24"/>
                <w:szCs w:val="24"/>
              </w:rPr>
            </w:pPr>
            <w:r>
              <w:rPr>
                <w:rFonts w:ascii="Candara" w:hAnsi="Candara"/>
                <w:sz w:val="24"/>
                <w:szCs w:val="24"/>
              </w:rPr>
              <w:t>TOTAL</w:t>
            </w:r>
          </w:p>
        </w:tc>
        <w:tc>
          <w:tcPr>
            <w:tcW w:w="4874" w:type="dxa"/>
            <w:tcBorders/>
          </w:tcPr>
          <w:p>
            <w:pPr>
              <w:pStyle w:val="style0"/>
              <w:spacing w:lineRule="auto" w:line="360"/>
              <w:jc w:val="both"/>
              <w:rPr>
                <w:rFonts w:ascii="Candara" w:hAnsi="Candara"/>
                <w:sz w:val="24"/>
                <w:szCs w:val="24"/>
              </w:rPr>
            </w:pPr>
            <w:r>
              <w:rPr>
                <w:rFonts w:hAnsi="Candara"/>
                <w:sz w:val="24"/>
                <w:szCs w:val="24"/>
                <w:lang w:val="en-US"/>
              </w:rPr>
              <w:t xml:space="preserve">200 </w:t>
            </w:r>
            <w:r>
              <w:rPr>
                <w:rFonts w:ascii="Candara" w:hAnsi="Candara"/>
                <w:sz w:val="24"/>
                <w:szCs w:val="24"/>
              </w:rPr>
              <w:t>(</w:t>
            </w:r>
            <w:r>
              <w:rPr>
                <w:rFonts w:hAnsi="Candara"/>
                <w:sz w:val="24"/>
                <w:szCs w:val="24"/>
                <w:lang w:val="en-US"/>
              </w:rPr>
              <w:t>90</w:t>
            </w:r>
            <w:r>
              <w:rPr>
                <w:rFonts w:ascii="Candara" w:hAnsi="Candara"/>
                <w:sz w:val="24"/>
                <w:szCs w:val="24"/>
              </w:rPr>
              <w:t>M :</w:t>
            </w:r>
            <w:r>
              <w:rPr>
                <w:rFonts w:hAnsi="Candara"/>
                <w:sz w:val="24"/>
                <w:szCs w:val="24"/>
                <w:lang w:val="en-US"/>
              </w:rPr>
              <w:t>110</w:t>
            </w:r>
            <w:r>
              <w:rPr>
                <w:rFonts w:ascii="Candara" w:hAnsi="Candara"/>
                <w:sz w:val="24"/>
                <w:szCs w:val="24"/>
              </w:rPr>
              <w:t xml:space="preserve"> F)</w:t>
            </w:r>
          </w:p>
        </w:tc>
      </w:tr>
    </w:tbl>
    <w:p>
      <w:pPr>
        <w:pStyle w:val="style0"/>
        <w:spacing w:lineRule="auto" w:line="360"/>
        <w:jc w:val="both"/>
        <w:rPr>
          <w:rFonts w:ascii="Candara" w:hAnsi="Candara"/>
          <w:sz w:val="24"/>
          <w:szCs w:val="24"/>
        </w:rPr>
      </w:pPr>
    </w:p>
    <w:p>
      <w:pPr>
        <w:pStyle w:val="style2"/>
        <w:numPr>
          <w:ilvl w:val="0"/>
          <w:numId w:val="1"/>
        </w:numPr>
        <w:tabs>
          <w:tab w:val="left" w:leader="none" w:pos="360"/>
        </w:tabs>
        <w:spacing w:lineRule="auto" w:line="360"/>
        <w:ind w:left="0" w:firstLine="0"/>
        <w:jc w:val="both"/>
        <w:rPr>
          <w:rFonts w:ascii="Candara" w:hAnsi="Candara"/>
          <w:szCs w:val="24"/>
        </w:rPr>
      </w:pPr>
      <w:r>
        <w:rPr>
          <w:rFonts w:ascii="Candara" w:hAnsi="Candara"/>
          <w:szCs w:val="24"/>
        </w:rPr>
        <w:t>Output</w:t>
      </w:r>
    </w:p>
    <w:p>
      <w:pPr>
        <w:pStyle w:val="style179"/>
        <w:spacing w:lineRule="auto" w:line="360"/>
        <w:ind w:left="0"/>
        <w:jc w:val="both"/>
        <w:rPr>
          <w:rFonts w:ascii="Candara" w:hAnsi="Candara"/>
          <w:sz w:val="24"/>
          <w:szCs w:val="24"/>
          <w:lang w:val="en-GB"/>
        </w:rPr>
      </w:pPr>
    </w:p>
    <w:p>
      <w:pPr>
        <w:pStyle w:val="style179"/>
        <w:numPr>
          <w:ilvl w:val="0"/>
          <w:numId w:val="3"/>
        </w:numPr>
        <w:spacing w:after="160" w:lineRule="auto" w:line="360"/>
        <w:jc w:val="both"/>
        <w:rPr>
          <w:rFonts w:ascii="Candara" w:hAnsi="Candara"/>
          <w:sz w:val="24"/>
          <w:szCs w:val="24"/>
        </w:rPr>
      </w:pPr>
      <w:r>
        <w:rPr>
          <w:rFonts w:ascii="Candara" w:hAnsi="Candara"/>
          <w:sz w:val="24"/>
          <w:szCs w:val="24"/>
        </w:rPr>
        <w:t>Details of 200 (90M</w:t>
      </w:r>
      <w:r>
        <w:rPr>
          <w:rFonts w:ascii="Candara" w:hAnsi="Candara"/>
          <w:sz w:val="24"/>
          <w:szCs w:val="24"/>
        </w:rPr>
        <w:t>; 110F) OVCs were captured on form B1</w:t>
      </w:r>
      <w:r>
        <w:rPr>
          <w:rFonts w:ascii="Candara" w:hAnsi="Candara"/>
          <w:sz w:val="24"/>
          <w:szCs w:val="24"/>
        </w:rPr>
        <w:t>.</w:t>
      </w:r>
    </w:p>
    <w:p>
      <w:pPr>
        <w:pStyle w:val="style179"/>
        <w:numPr>
          <w:ilvl w:val="0"/>
          <w:numId w:val="3"/>
        </w:numPr>
        <w:spacing w:after="160" w:lineRule="auto" w:line="360"/>
        <w:jc w:val="both"/>
        <w:rPr>
          <w:rFonts w:ascii="Candara" w:hAnsi="Candara"/>
          <w:sz w:val="24"/>
          <w:szCs w:val="24"/>
        </w:rPr>
      </w:pPr>
      <w:r>
        <w:rPr>
          <w:rFonts w:ascii="Candara" w:hAnsi="Candara"/>
          <w:sz w:val="24"/>
          <w:szCs w:val="24"/>
        </w:rPr>
        <w:t xml:space="preserve"> 200(90M; 110F)) OVC were provided with Birth certificates (Form B2).</w:t>
      </w:r>
    </w:p>
    <w:p>
      <w:pPr>
        <w:pStyle w:val="style179"/>
        <w:spacing w:lineRule="auto" w:line="360"/>
        <w:ind w:left="0"/>
        <w:jc w:val="both"/>
        <w:rPr>
          <w:rFonts w:ascii="Candara" w:hAnsi="Candara"/>
          <w:sz w:val="24"/>
          <w:szCs w:val="24"/>
          <w:highlight w:val="yellow"/>
          <w:lang w:val="en-GB"/>
        </w:rPr>
      </w:pPr>
      <w:r>
        <w:rPr>
          <w:rFonts w:ascii="Candara" w:hAnsi="Candara"/>
          <w:sz w:val="24"/>
          <w:szCs w:val="24"/>
          <w:lang w:val="en-GB"/>
        </w:rPr>
        <w:tab/>
      </w:r>
      <w:r>
        <w:rPr>
          <w:rFonts w:ascii="Candara" w:hAnsi="Candara"/>
          <w:sz w:val="24"/>
          <w:szCs w:val="24"/>
          <w:lang w:val="en-GB"/>
        </w:rPr>
        <w:t xml:space="preserve"> </w:t>
      </w:r>
    </w:p>
    <w:p>
      <w:pPr>
        <w:pStyle w:val="style2"/>
        <w:numPr>
          <w:ilvl w:val="0"/>
          <w:numId w:val="1"/>
        </w:numPr>
        <w:tabs>
          <w:tab w:val="left" w:leader="none" w:pos="360"/>
        </w:tabs>
        <w:spacing w:lineRule="auto" w:line="360"/>
        <w:ind w:left="0" w:firstLine="0"/>
        <w:jc w:val="both"/>
        <w:rPr>
          <w:rFonts w:ascii="Candara" w:hAnsi="Candara"/>
          <w:szCs w:val="24"/>
        </w:rPr>
      </w:pPr>
      <w:r>
        <w:rPr>
          <w:rFonts w:ascii="Candara" w:hAnsi="Candara"/>
          <w:szCs w:val="24"/>
        </w:rPr>
        <w:t>Outcomes</w:t>
      </w:r>
    </w:p>
    <w:p>
      <w:pPr>
        <w:pStyle w:val="style179"/>
        <w:numPr>
          <w:ilvl w:val="0"/>
          <w:numId w:val="4"/>
        </w:numPr>
        <w:spacing w:lineRule="auto" w:line="360"/>
        <w:jc w:val="both"/>
        <w:rPr>
          <w:rFonts w:ascii="Candara" w:hAnsi="Candara"/>
          <w:sz w:val="24"/>
          <w:szCs w:val="24"/>
          <w:lang w:val="en-GB"/>
        </w:rPr>
      </w:pPr>
      <w:r>
        <w:rPr>
          <w:rFonts w:ascii="Candara" w:hAnsi="Candara"/>
          <w:sz w:val="24"/>
          <w:szCs w:val="24"/>
        </w:rPr>
        <w:t xml:space="preserve">Legal protection </w:t>
      </w:r>
      <w:r>
        <w:rPr>
          <w:rFonts w:ascii="Candara" w:hAnsi="Candara"/>
          <w:sz w:val="24"/>
          <w:szCs w:val="24"/>
        </w:rPr>
        <w:t xml:space="preserve">service </w:t>
      </w:r>
      <w:r>
        <w:rPr>
          <w:rFonts w:ascii="Candara" w:hAnsi="Candara"/>
          <w:sz w:val="24"/>
          <w:szCs w:val="24"/>
        </w:rPr>
        <w:t xml:space="preserve">was provided for 200 </w:t>
      </w:r>
      <w:r>
        <w:rPr>
          <w:rFonts w:ascii="Candara" w:hAnsi="Candara"/>
          <w:sz w:val="24"/>
          <w:szCs w:val="24"/>
        </w:rPr>
        <w:t>(90M:110F) OVC</w:t>
      </w:r>
    </w:p>
    <w:p>
      <w:pPr>
        <w:pStyle w:val="style0"/>
        <w:spacing w:lineRule="auto" w:line="360"/>
        <w:ind w:left="360"/>
        <w:jc w:val="both"/>
        <w:rPr>
          <w:rFonts w:ascii="Candara" w:hAnsi="Candara"/>
          <w:sz w:val="24"/>
          <w:szCs w:val="24"/>
          <w:lang w:val="en-GB"/>
        </w:rPr>
      </w:pPr>
    </w:p>
    <w:p>
      <w:pPr>
        <w:pStyle w:val="style2"/>
        <w:ind w:left="360"/>
        <w:jc w:val="both"/>
        <w:rPr>
          <w:rFonts w:ascii="Times New Roman" w:hAnsi="Times New Roman"/>
          <w:sz w:val="28"/>
          <w:szCs w:val="28"/>
        </w:rPr>
      </w:pPr>
      <w:r>
        <w:rPr>
          <w:rFonts w:ascii="Times New Roman" w:hAnsi="Times New Roman"/>
          <w:sz w:val="28"/>
          <w:szCs w:val="28"/>
        </w:rPr>
        <w:t>5.Follow up Action</w:t>
      </w:r>
    </w:p>
    <w:p>
      <w:pPr>
        <w:pStyle w:val="style179"/>
        <w:numPr>
          <w:ilvl w:val="0"/>
          <w:numId w:val="5"/>
        </w:numPr>
        <w:spacing w:before="240" w:after="0" w:lineRule="auto" w:line="360"/>
        <w:jc w:val="both"/>
        <w:rPr>
          <w:rFonts w:ascii="Candara" w:hAnsi="Candara"/>
          <w:bCs/>
          <w:sz w:val="24"/>
          <w:szCs w:val="24"/>
          <w:lang w:val="en-GB"/>
        </w:rPr>
      </w:pPr>
      <w:r>
        <w:rPr>
          <w:rFonts w:ascii="Candara" w:hAnsi="Candara"/>
          <w:bCs/>
          <w:sz w:val="24"/>
          <w:szCs w:val="24"/>
          <w:lang w:val="en-GB"/>
        </w:rPr>
        <w:t>Work with CCWs for speed-up registration of OVC and timely submission of form B1 at the head office.</w:t>
      </w:r>
    </w:p>
    <w:p>
      <w:pPr>
        <w:pStyle w:val="style179"/>
        <w:numPr>
          <w:ilvl w:val="0"/>
          <w:numId w:val="5"/>
        </w:numPr>
        <w:spacing w:before="240" w:after="0" w:lineRule="auto" w:line="360"/>
        <w:jc w:val="both"/>
        <w:rPr>
          <w:rFonts w:ascii="Candara" w:hAnsi="Candara"/>
          <w:bCs/>
          <w:sz w:val="24"/>
          <w:szCs w:val="24"/>
          <w:lang w:val="en-GB"/>
        </w:rPr>
      </w:pPr>
      <w:r>
        <w:rPr>
          <w:rFonts w:ascii="Candara" w:hAnsi="Candara"/>
          <w:bCs/>
          <w:sz w:val="24"/>
          <w:szCs w:val="24"/>
          <w:lang w:val="en-GB"/>
        </w:rPr>
        <w:t>Follow-up with NPOPC for the issuance of birth certificates to our OVC.</w:t>
      </w:r>
    </w:p>
    <w:p>
      <w:pPr>
        <w:pStyle w:val="style0"/>
        <w:spacing w:before="240" w:after="0" w:lineRule="auto" w:line="360"/>
        <w:jc w:val="both"/>
        <w:rPr>
          <w:rFonts w:ascii="Candara" w:hAnsi="Candara"/>
          <w:bCs/>
          <w:sz w:val="24"/>
          <w:szCs w:val="24"/>
          <w:lang w:val="en-GB"/>
        </w:rPr>
      </w:pPr>
    </w:p>
    <w:p>
      <w:pPr>
        <w:pStyle w:val="style0"/>
        <w:spacing w:before="240" w:after="0" w:lineRule="auto" w:line="360"/>
        <w:jc w:val="both"/>
        <w:rPr>
          <w:rFonts w:ascii="Candara" w:hAnsi="Candara"/>
          <w:b/>
          <w:bCs/>
          <w:sz w:val="24"/>
          <w:szCs w:val="24"/>
          <w:lang w:val="en-GB"/>
        </w:rPr>
      </w:pPr>
      <w:r>
        <w:rPr>
          <w:rFonts w:ascii="Candara" w:hAnsi="Candara"/>
          <w:b/>
          <w:bCs/>
          <w:sz w:val="24"/>
          <w:szCs w:val="24"/>
          <w:lang w:val="en-GB"/>
        </w:rPr>
        <w:t>Pictures:</w:t>
      </w:r>
    </w:p>
    <w:bookmarkStart w:id="0" w:name="_GoBack"/>
    <w:bookmarkEnd w:id="0"/>
    <w:p>
      <w:pPr>
        <w:pStyle w:val="style0"/>
        <w:spacing w:before="240" w:after="0" w:lineRule="auto" w:line="360"/>
        <w:jc w:val="both"/>
        <w:rPr>
          <w:rFonts w:ascii="Candara" w:hAnsi="Candara"/>
          <w:b/>
          <w:bCs/>
          <w:sz w:val="24"/>
          <w:szCs w:val="24"/>
          <w:lang w:val="en-GB"/>
        </w:rPr>
      </w:pPr>
    </w:p>
    <w:p>
      <w:pPr>
        <w:pStyle w:val="style74"/>
        <w:rPr>
          <w:rFonts w:ascii="Candara" w:hAnsi="Candara"/>
          <w:b/>
        </w:rPr>
      </w:pPr>
      <w:r>
        <w:rPr>
          <w:rFonts w:ascii="Candara" w:hAnsi="Candara"/>
          <w:b/>
        </w:rPr>
        <w:t xml:space="preserve">Reported </w:t>
      </w:r>
      <w:r>
        <w:rPr>
          <w:rFonts w:ascii="Candara" w:hAnsi="Candara"/>
          <w:b/>
        </w:rPr>
        <w:t>By</w:t>
      </w:r>
      <w:r>
        <w:rPr>
          <w:rFonts w:ascii="Candara" w:hAnsi="Candara"/>
          <w:b/>
        </w:rPr>
        <w:t xml:space="preserve">: </w:t>
      </w:r>
    </w:p>
    <w:p>
      <w:pPr>
        <w:pStyle w:val="style74"/>
        <w:rPr>
          <w:rFonts w:ascii="Candara" w:hAnsi="Candara"/>
          <w:b/>
        </w:rPr>
      </w:pPr>
    </w:p>
    <w:p>
      <w:pPr>
        <w:pStyle w:val="style74"/>
        <w:rPr>
          <w:rFonts w:ascii="Candara" w:hAnsi="Candara"/>
          <w:b/>
        </w:rPr>
      </w:pPr>
      <w:r>
        <w:rPr>
          <w:rFonts w:ascii="Candara" w:hAnsi="Candara"/>
          <w:b/>
        </w:rPr>
        <w:t>AKPAN EMMANUEL</w:t>
      </w:r>
      <w:r>
        <w:rPr>
          <w:rFonts w:ascii="Candara" w:hAnsi="Candara"/>
          <w:b/>
        </w:rPr>
        <w:t xml:space="preserve"> NDIFREKE</w:t>
      </w:r>
    </w:p>
    <w:p>
      <w:pPr>
        <w:pStyle w:val="style74"/>
        <w:rPr>
          <w:rFonts w:ascii="Candara" w:hAnsi="Candara"/>
          <w:b/>
        </w:rPr>
      </w:pPr>
      <w:r>
        <w:rPr>
          <w:rFonts w:ascii="Candara" w:hAnsi="Candara"/>
          <w:b/>
        </w:rPr>
        <w:t>CSS/GO</w:t>
      </w:r>
    </w:p>
    <w:p>
      <w:pPr>
        <w:pStyle w:val="style0"/>
        <w:rPr/>
      </w:pPr>
      <w:r>
        <w:t>2</w:t>
      </w:r>
      <w:r>
        <w:rPr>
          <w:lang w:val="en-US"/>
        </w:rPr>
        <w:t>8</w:t>
      </w:r>
      <w:r>
        <w:t>/</w:t>
      </w:r>
      <w:r>
        <w:rPr>
          <w:lang w:val="en-US"/>
        </w:rPr>
        <w:t>2</w:t>
      </w:r>
      <w:r>
        <w:t>/2023</w:t>
      </w:r>
    </w:p>
    <w:p>
      <w:pPr>
        <w:pStyle w:val="style74"/>
        <w:rPr>
          <w:rFonts w:ascii="Candara" w:hAnsi="Candara"/>
        </w:rPr>
      </w:pPr>
      <w:r>
        <w:rPr>
          <w:rFonts w:ascii="Candara" w:hAnsi="Candara"/>
        </w:rPr>
        <w:t xml:space="preserve">           </w:t>
      </w:r>
    </w:p>
    <w:p>
      <w:pPr>
        <w:pStyle w:val="style0"/>
        <w:spacing w:before="240" w:after="0" w:lineRule="auto" w:line="360"/>
        <w:jc w:val="both"/>
        <w:rPr>
          <w:rFonts w:ascii="Candara" w:hAnsi="Candara"/>
          <w:bCs/>
          <w:sz w:val="24"/>
          <w:szCs w:val="24"/>
          <w:lang w:val="en-GB"/>
        </w:rPr>
      </w:pPr>
    </w:p>
    <w:p>
      <w:pPr>
        <w:pStyle w:val="style0"/>
        <w:rPr/>
      </w:pPr>
    </w:p>
    <w:sectPr>
      <w:headerReference w:type="even" r:id="rId11"/>
      <w:headerReference w:type="default" r:id="rId12"/>
      <w:headerReference w:type="first" r:id="rId13"/>
      <w:footerReference w:type="first" r:id="rId14"/>
      <w:pgSz w:w="12240" w:h="15840" w:orient="portrait"/>
      <w:pgMar w:top="1440" w:right="1440" w:bottom="1440" w:left="1440" w:header="720" w:footer="720" w:gutter="0"/>
      <w:pgBorders w:zOrder="front" w:display="allPages" w:offsetFrom="page">
        <w:top w:val="single" w:sz="2" w:space="24" w:color="c00000"/>
        <w:left w:val="single" w:sz="2" w:space="24" w:color="c00000"/>
        <w:bottom w:val="single" w:sz="2" w:space="24" w:color="c00000"/>
        <w:right w:val="single" w:sz="2" w:space="24" w:color="c00000"/>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 w:name="Candara">
    <w:altName w:val="Candara"/>
    <w:panose1 w:val="020e0502030003020204"/>
    <w:charset w:val="00"/>
    <w:family w:val="swiss"/>
    <w:pitch w:val="variable"/>
    <w:sig w:usb0="A00002EF" w:usb1="4000A44B" w:usb2="00000000" w:usb3="00000000" w:csb0="0000019F" w:csb1="00000000"/>
  </w:font>
  <w:font w:name="Arial">
    <w:altName w:val="Arial"/>
    <w:panose1 w:val="020b0604020002020204"/>
    <w:charset w:val="00"/>
    <w:family w:val="swiss"/>
    <w:pitch w:val="variable"/>
    <w:sig w:usb0="E0002EFF" w:usb1="C000785B" w:usb2="00000009" w:usb3="00000000" w:csb0="000001FF" w:csb1="00000000"/>
  </w:font>
  <w:font w:name="Gill Sans MT">
    <w:altName w:val="Gill Sans MT"/>
    <w:panose1 w:val="020b0502020001020203"/>
    <w:charset w:val="00"/>
    <w:family w:val="swiss"/>
    <w:pitch w:val="variable"/>
    <w:sig w:usb0="00000007" w:usb1="00000000" w:usb2="00000000" w:usb3="00000000" w:csb0="00000003"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rPr/>
      <w:fldChar w:fldCharType="begin"/>
    </w:r>
    <w:r>
      <w:instrText xml:space="preserve"> PAGE   \* MERGEFORMAT </w:instrText>
    </w:r>
    <w:r>
      <w:rPr/>
      <w:fldChar w:fldCharType="separate"/>
    </w:r>
    <w:r>
      <w:rPr>
        <w:noProof/>
      </w:rPr>
      <w:t>4</w:t>
    </w:r>
    <w:r>
      <w:rPr/>
      <w:fldChar w:fldCharType="end"/>
    </w:r>
  </w:p>
  <w:p>
    <w:pPr>
      <w:pStyle w:val="style32"/>
      <w:rPr/>
    </w:pPr>
  </w:p>
</w:ftr>
</file>

<file path=word/footer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rPr/>
      <w:fldChar w:fldCharType="begin"/>
    </w:r>
    <w:r>
      <w:instrText xml:space="preserve"> PAGE   \* MERGEFORMAT </w:instrText>
    </w:r>
    <w:r>
      <w:rPr/>
      <w:fldChar w:fldCharType="separate"/>
    </w:r>
    <w:r>
      <w:rPr>
        <w:noProof/>
      </w:rPr>
      <w:t>2</w:t>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9B0B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2264B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6590A8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0000003"/>
    <w:multiLevelType w:val="hybridMultilevel"/>
    <w:tmpl w:val="6C2C355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cs="Courier New" w:hAnsi="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cs="Courier New" w:hAnsi="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cs="Courier New" w:hAnsi="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nsid w:val="00000004"/>
    <w:multiLevelType w:val="multilevel"/>
    <w:tmpl w:val="0E08BF4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nsid w:val="00000005"/>
    <w:multiLevelType w:val="hybridMultilevel"/>
    <w:tmpl w:val="CD2C9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E7B24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1"/>
  </w:num>
  <w:num w:numId="5">
    <w:abstractNumId w:val="2"/>
  </w:num>
  <w:num w:numId="6">
    <w:abstractNumId w:val="5"/>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200" w:lineRule="auto" w:line="276"/>
    </w:pPr>
    <w:rPr>
      <w:rFonts w:cs="Times New Roman" w:eastAsia="Times New Roman"/>
      <w:lang w:bidi="en-US"/>
    </w:rPr>
  </w:style>
  <w:style w:type="paragraph" w:styleId="style1">
    <w:name w:val="heading 1"/>
    <w:basedOn w:val="style0"/>
    <w:next w:val="style0"/>
    <w:link w:val="style4097"/>
    <w:qFormat/>
    <w:uiPriority w:val="9"/>
    <w:pPr>
      <w:keepNext/>
      <w:keepLines/>
      <w:pBdr>
        <w:left w:val="single" w:sz="2" w:space="4" w:color="c00000"/>
        <w:right w:val="single" w:sz="2" w:space="4" w:color="c00000"/>
        <w:top w:val="single" w:sz="2" w:space="1" w:color="c00000"/>
        <w:bottom w:val="single" w:sz="2" w:space="1" w:color="c00000"/>
      </w:pBdr>
      <w:shd w:val="clear" w:color="auto" w:fill="403152"/>
      <w:spacing w:before="480" w:after="0"/>
      <w:outlineLvl w:val="0"/>
    </w:pPr>
    <w:rPr>
      <w:rFonts w:ascii="Cambria" w:hAnsi="Cambria"/>
      <w:b/>
      <w:bCs/>
      <w:color w:val="ffffff"/>
      <w:sz w:val="28"/>
      <w:szCs w:val="28"/>
    </w:rPr>
  </w:style>
  <w:style w:type="paragraph" w:styleId="style2">
    <w:name w:val="heading 2"/>
    <w:basedOn w:val="style0"/>
    <w:next w:val="style0"/>
    <w:link w:val="style4098"/>
    <w:qFormat/>
    <w:uiPriority w:val="9"/>
    <w:pPr>
      <w:keepNext/>
      <w:keepLines/>
      <w:pBdr>
        <w:bottom w:val="single" w:sz="2" w:space="1" w:color="c00000"/>
      </w:pBdr>
      <w:spacing w:before="200" w:after="0"/>
      <w:outlineLvl w:val="1"/>
    </w:pPr>
    <w:rPr>
      <w:rFonts w:ascii="Cambria" w:hAnsi="Cambria"/>
      <w:b/>
      <w:bCs/>
      <w:sz w:val="24"/>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0a6d0fa9-9183-4b34-b26d-22f9678df168"/>
    <w:basedOn w:val="style65"/>
    <w:next w:val="style4097"/>
    <w:link w:val="style1"/>
    <w:uiPriority w:val="9"/>
    <w:rPr>
      <w:rFonts w:ascii="Cambria" w:cs="Times New Roman" w:eastAsia="Times New Roman" w:hAnsi="Cambria"/>
      <w:b/>
      <w:bCs/>
      <w:color w:val="ffffff"/>
      <w:sz w:val="28"/>
      <w:szCs w:val="28"/>
      <w:shd w:val="clear" w:color="auto" w:fill="403152"/>
      <w:lang w:bidi="en-US"/>
    </w:rPr>
  </w:style>
  <w:style w:type="character" w:customStyle="1" w:styleId="style4098">
    <w:name w:val="Heading 2 Char_6357c03d-d03d-4064-a85d-2a137d5e8d7a"/>
    <w:basedOn w:val="style65"/>
    <w:next w:val="style4098"/>
    <w:link w:val="style2"/>
    <w:uiPriority w:val="9"/>
    <w:rPr>
      <w:rFonts w:ascii="Cambria" w:cs="Times New Roman" w:eastAsia="Times New Roman" w:hAnsi="Cambria"/>
      <w:b/>
      <w:bCs/>
      <w:sz w:val="24"/>
      <w:szCs w:val="26"/>
      <w:lang w:bidi="en-US"/>
    </w:rPr>
  </w:style>
  <w:style w:type="paragraph" w:styleId="style31">
    <w:name w:val="header"/>
    <w:basedOn w:val="style0"/>
    <w:next w:val="style31"/>
    <w:link w:val="style4099"/>
    <w:uiPriority w:val="99"/>
    <w:pPr>
      <w:tabs>
        <w:tab w:val="center" w:leader="none" w:pos="4680"/>
        <w:tab w:val="right" w:leader="none" w:pos="9360"/>
      </w:tabs>
      <w:spacing w:after="0" w:lineRule="auto" w:line="240"/>
    </w:pPr>
    <w:rPr/>
  </w:style>
  <w:style w:type="character" w:customStyle="1" w:styleId="style4099">
    <w:name w:val="Header Char_d698dc67-ed62-4482-8d3f-3360fa6b1997"/>
    <w:basedOn w:val="style65"/>
    <w:next w:val="style4099"/>
    <w:link w:val="style31"/>
    <w:uiPriority w:val="99"/>
    <w:rPr>
      <w:rFonts w:ascii="Calibri" w:cs="Times New Roman" w:eastAsia="Times New Roman" w:hAnsi="Calibri"/>
      <w:lang w:bidi="en-US"/>
    </w:rPr>
  </w:style>
  <w:style w:type="paragraph" w:styleId="style32">
    <w:name w:val="footer"/>
    <w:basedOn w:val="style0"/>
    <w:next w:val="style32"/>
    <w:link w:val="style4100"/>
    <w:uiPriority w:val="99"/>
    <w:pPr>
      <w:tabs>
        <w:tab w:val="center" w:leader="none" w:pos="4680"/>
        <w:tab w:val="right" w:leader="none" w:pos="9360"/>
      </w:tabs>
      <w:spacing w:after="0" w:lineRule="auto" w:line="240"/>
    </w:pPr>
    <w:rPr/>
  </w:style>
  <w:style w:type="character" w:customStyle="1" w:styleId="style4100">
    <w:name w:val="Footer Char_3c057256-d37a-4932-a0d7-380b9767ca76"/>
    <w:basedOn w:val="style65"/>
    <w:next w:val="style4100"/>
    <w:link w:val="style32"/>
    <w:uiPriority w:val="99"/>
    <w:rPr>
      <w:rFonts w:ascii="Calibri" w:cs="Times New Roman" w:eastAsia="Times New Roman" w:hAnsi="Calibri"/>
      <w:lang w:bidi="en-US"/>
    </w:rPr>
  </w:style>
  <w:style w:type="paragraph" w:styleId="style62">
    <w:name w:val="Title"/>
    <w:basedOn w:val="style0"/>
    <w:next w:val="style0"/>
    <w:link w:val="style4101"/>
    <w:qFormat/>
    <w:uiPriority w:val="10"/>
    <w:pPr>
      <w:pBdr>
        <w:top w:val="single" w:sz="2" w:space="1" w:color="c00000"/>
        <w:bottom w:val="single" w:sz="12" w:space="4" w:color="403152"/>
      </w:pBdr>
      <w:spacing w:after="300" w:lineRule="auto" w:line="240"/>
      <w:contextualSpacing/>
    </w:pPr>
    <w:rPr>
      <w:rFonts w:ascii="Cambria" w:hAnsi="Cambria"/>
      <w:spacing w:val="5"/>
      <w:kern w:val="28"/>
      <w:sz w:val="52"/>
      <w:szCs w:val="52"/>
    </w:rPr>
  </w:style>
  <w:style w:type="character" w:customStyle="1" w:styleId="style4101">
    <w:name w:val="Title Char_43bd491b-dfc7-4ec4-98c4-e8ed4b88b863"/>
    <w:basedOn w:val="style65"/>
    <w:next w:val="style4101"/>
    <w:link w:val="style62"/>
    <w:uiPriority w:val="10"/>
    <w:rPr>
      <w:rFonts w:ascii="Cambria" w:cs="Times New Roman" w:eastAsia="Times New Roman" w:hAnsi="Cambria"/>
      <w:spacing w:val="5"/>
      <w:kern w:val="28"/>
      <w:sz w:val="52"/>
      <w:szCs w:val="52"/>
      <w:lang w:bidi="en-US"/>
    </w:rPr>
  </w:style>
  <w:style w:type="paragraph" w:styleId="style74">
    <w:name w:val="Subtitle"/>
    <w:basedOn w:val="style0"/>
    <w:next w:val="style0"/>
    <w:link w:val="style4102"/>
    <w:qFormat/>
    <w:uiPriority w:val="11"/>
    <w:pPr>
      <w:numPr>
        <w:ilvl w:val="1"/>
        <w:numId w:val="0"/>
      </w:numPr>
    </w:pPr>
    <w:rPr>
      <w:rFonts w:ascii="Cambria" w:hAnsi="Cambria"/>
      <w:iCs/>
      <w:spacing w:val="15"/>
      <w:sz w:val="24"/>
      <w:szCs w:val="24"/>
    </w:rPr>
  </w:style>
  <w:style w:type="character" w:customStyle="1" w:styleId="style4102">
    <w:name w:val="Subtitle Char"/>
    <w:basedOn w:val="style65"/>
    <w:next w:val="style4102"/>
    <w:link w:val="style74"/>
    <w:uiPriority w:val="11"/>
    <w:rPr>
      <w:rFonts w:ascii="Cambria" w:cs="Times New Roman" w:eastAsia="Times New Roman" w:hAnsi="Cambria"/>
      <w:iCs/>
      <w:spacing w:val="15"/>
      <w:sz w:val="24"/>
      <w:szCs w:val="24"/>
      <w:lang w:bidi="en-US"/>
    </w:r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spacing w:after="0" w:lineRule="auto" w:line="240"/>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header" Target="header2.xml"/><Relationship Id="rId15" Type="http://schemas.openxmlformats.org/officeDocument/2006/relationships/styles" Target="styles.xml"/><Relationship Id="rId14" Type="http://schemas.openxmlformats.org/officeDocument/2006/relationships/footer" Target="footer7.xml"/><Relationship Id="rId17" Type="http://schemas.openxmlformats.org/officeDocument/2006/relationships/settings" Target="settings.xml"/><Relationship Id="rId16" Type="http://schemas.openxmlformats.org/officeDocument/2006/relationships/fontTable" Target="fontTable.xml"/><Relationship Id="rId5" Type="http://schemas.openxmlformats.org/officeDocument/2006/relationships/image" Target="media/image3.png"/><Relationship Id="rId6" Type="http://schemas.openxmlformats.org/officeDocument/2006/relationships/image" Target="media/image4.png"/><Relationship Id="rId18" Type="http://schemas.openxmlformats.org/officeDocument/2006/relationships/theme" Target="theme/theme1.xml"/><Relationship Id="rId7" Type="http://schemas.openxmlformats.org/officeDocument/2006/relationships/image" Target="media/image5.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470</Words>
  <Pages>4</Pages>
  <Characters>2593</Characters>
  <Application>WPS Office</Application>
  <DocSecurity>0</DocSecurity>
  <Paragraphs>109</Paragraphs>
  <ScaleCrop>false</ScaleCrop>
  <LinksUpToDate>false</LinksUpToDate>
  <CharactersWithSpaces>3134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2023-03-01T14:07:23Z</dcterms:created>
  <dc:creator>Emmanuel Akpan</dc:creator>
  <lastModifiedBy>SM-A135F</lastModifiedBy>
  <dcterms:modified xsi:type="dcterms:W3CDTF">2023-03-01T14:07:24Z</dcterms:modified>
  <revision>12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58055ba1ebe9480c894975c113228af8</vt:lpwstr>
  </property>
</Properties>
</file>
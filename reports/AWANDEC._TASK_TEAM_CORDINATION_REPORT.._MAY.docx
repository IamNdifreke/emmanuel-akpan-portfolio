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ADF" w:rsidRDefault="00476FD7">
      <w:pPr>
        <w:spacing w:line="240" w:lineRule="auto"/>
        <w:jc w:val="both"/>
        <w:rPr>
          <w:rFonts w:ascii="Candara" w:hAnsi="Candara"/>
          <w:sz w:val="24"/>
          <w:szCs w:val="24"/>
        </w:rPr>
      </w:pPr>
      <w:bookmarkStart w:id="0" w:name="_Hlk99620606"/>
      <w:r>
        <w:rPr>
          <w:rFonts w:ascii="Candara" w:hAnsi="Candara"/>
          <w:noProof/>
          <w:sz w:val="24"/>
          <w:szCs w:val="24"/>
          <w:lang w:bidi="ar-SA"/>
        </w:rPr>
        <w:drawing>
          <wp:inline distT="0" distB="0" distL="0" distR="0">
            <wp:extent cx="1828800" cy="647700"/>
            <wp:effectExtent l="0" t="0" r="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clrChange>
                        <a:clrFrom>
                          <a:srgbClr val="FDFDFD"/>
                        </a:clrFrom>
                        <a:clrTo>
                          <a:srgbClr val="FDFDFD">
                            <a:alpha val="0"/>
                          </a:srgbClr>
                        </a:clrTo>
                      </a:clrChange>
                    </a:blip>
                    <a:srcRect/>
                    <a:stretch/>
                  </pic:blipFill>
                  <pic:spPr>
                    <a:xfrm>
                      <a:off x="0" y="0"/>
                      <a:ext cx="1828800" cy="647700"/>
                    </a:xfrm>
                    <a:prstGeom prst="rect">
                      <a:avLst/>
                    </a:prstGeom>
                    <a:ln>
                      <a:noFill/>
                    </a:ln>
                  </pic:spPr>
                </pic:pic>
              </a:graphicData>
            </a:graphic>
          </wp:inline>
        </w:drawing>
      </w:r>
      <w:r>
        <w:rPr>
          <w:rFonts w:ascii="Candara" w:hAnsi="Candara"/>
          <w:noProof/>
          <w:sz w:val="24"/>
          <w:szCs w:val="24"/>
        </w:rPr>
        <w:t xml:space="preserve">                                                                           </w:t>
      </w:r>
      <w:r>
        <w:rPr>
          <w:rFonts w:ascii="Candara" w:hAnsi="Candara"/>
          <w:noProof/>
          <w:sz w:val="24"/>
          <w:szCs w:val="24"/>
          <w:lang w:bidi="ar-SA"/>
        </w:rPr>
        <mc:AlternateContent>
          <mc:Choice Requires="wpg">
            <w:drawing>
              <wp:inline distT="0" distB="0" distL="0" distR="0">
                <wp:extent cx="1735073" cy="713232"/>
                <wp:effectExtent l="0" t="0" r="0" b="0"/>
                <wp:docPr id="1027" name="Group 1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5073" cy="713232"/>
                          <a:chOff x="0" y="0"/>
                          <a:chExt cx="1735074" cy="713232"/>
                        </a:xfrm>
                      </wpg:grpSpPr>
                      <pic:pic xmlns:pic="http://schemas.openxmlformats.org/drawingml/2006/picture">
                        <pic:nvPicPr>
                          <pic:cNvPr id="1" name="Image"/>
                          <pic:cNvPicPr/>
                        </pic:nvPicPr>
                        <pic:blipFill>
                          <a:blip r:embed="rId8" cstate="print"/>
                          <a:srcRect/>
                          <a:stretch/>
                        </pic:blipFill>
                        <pic:spPr>
                          <a:xfrm>
                            <a:off x="629412" y="528828"/>
                            <a:ext cx="42672" cy="184404"/>
                          </a:xfrm>
                          <a:prstGeom prst="rect">
                            <a:avLst/>
                          </a:prstGeom>
                        </pic:spPr>
                      </pic:pic>
                      <wps:wsp>
                        <wps:cNvPr id="2" name="Rectangle 2"/>
                        <wps:cNvSpPr/>
                        <wps:spPr>
                          <a:xfrm>
                            <a:off x="630047" y="554990"/>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8" cstate="print"/>
                          <a:srcRect/>
                          <a:stretch/>
                        </pic:blipFill>
                        <pic:spPr>
                          <a:xfrm>
                            <a:off x="854964" y="528828"/>
                            <a:ext cx="42672" cy="184404"/>
                          </a:xfrm>
                          <a:prstGeom prst="rect">
                            <a:avLst/>
                          </a:prstGeom>
                        </pic:spPr>
                      </pic:pic>
                      <wps:wsp>
                        <wps:cNvPr id="4" name="Rectangle 4"/>
                        <wps:cNvSpPr/>
                        <wps:spPr>
                          <a:xfrm>
                            <a:off x="855599" y="554990"/>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5" name="Image"/>
                          <pic:cNvPicPr/>
                        </pic:nvPicPr>
                        <pic:blipFill>
                          <a:blip r:embed="rId8" cstate="print"/>
                          <a:srcRect/>
                          <a:stretch/>
                        </pic:blipFill>
                        <pic:spPr>
                          <a:xfrm>
                            <a:off x="1283208" y="528828"/>
                            <a:ext cx="42672" cy="184404"/>
                          </a:xfrm>
                          <a:prstGeom prst="rect">
                            <a:avLst/>
                          </a:prstGeom>
                        </pic:spPr>
                      </pic:pic>
                      <wps:wsp>
                        <wps:cNvPr id="6" name="Rectangle 6"/>
                        <wps:cNvSpPr/>
                        <wps:spPr>
                          <a:xfrm>
                            <a:off x="1282573" y="554990"/>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7" name="Image"/>
                          <pic:cNvPicPr/>
                        </pic:nvPicPr>
                        <pic:blipFill>
                          <a:blip r:embed="rId9" cstate="print"/>
                          <a:srcRect/>
                          <a:stretch/>
                        </pic:blipFill>
                        <pic:spPr>
                          <a:xfrm>
                            <a:off x="0" y="0"/>
                            <a:ext cx="629412" cy="624840"/>
                          </a:xfrm>
                          <a:prstGeom prst="rect">
                            <a:avLst/>
                          </a:prstGeom>
                        </pic:spPr>
                      </pic:pic>
                      <wps:wsp>
                        <wps:cNvPr id="8" name="Freeform 8"/>
                        <wps:cNvSpPr/>
                        <wps:spPr>
                          <a:xfrm>
                            <a:off x="522732" y="92964"/>
                            <a:ext cx="1211580" cy="573024"/>
                          </a:xfrm>
                          <a:custGeom>
                            <a:avLst/>
                            <a:gdLst/>
                            <a:ahLst/>
                            <a:cxnLst/>
                            <a:rect l="l" t="t" r="r" b="b"/>
                            <a:pathLst>
                              <a:path w="1211580" h="573024">
                                <a:moveTo>
                                  <a:pt x="99822" y="0"/>
                                </a:move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ubicBezTo>
                                  <a:pt x="0" y="42799"/>
                                  <a:pt x="44704" y="0"/>
                                  <a:pt x="99822" y="0"/>
                                </a:cubicBezTo>
                                <a:close/>
                              </a:path>
                            </a:pathLst>
                          </a:custGeom>
                          <a:solidFill>
                            <a:srgbClr val="1F497D"/>
                          </a:solidFill>
                          <a:ln w="0" cap="flat" cmpd="sng">
                            <a:solidFill>
                              <a:srgbClr val="000000"/>
                            </a:solidFill>
                            <a:prstDash val="solid"/>
                            <a:miter/>
                            <a:headEnd type="none" w="med" len="med"/>
                            <a:tailEnd type="none" w="med" len="med"/>
                          </a:ln>
                        </wps:spPr>
                        <wps:bodyPr>
                          <a:prstTxWarp prst="textNoShape">
                            <a:avLst/>
                          </a:prstTxWarp>
                        </wps:bodyPr>
                      </wps:wsp>
                      <wps:wsp>
                        <wps:cNvPr id="9" name="Freeform 9"/>
                        <wps:cNvSpPr/>
                        <wps:spPr>
                          <a:xfrm>
                            <a:off x="523494" y="93726"/>
                            <a:ext cx="1211580" cy="573024"/>
                          </a:xfrm>
                          <a:custGeom>
                            <a:avLst/>
                            <a:gdLst/>
                            <a:ahLst/>
                            <a:cxnLst/>
                            <a:rect l="l" t="t" r="r" b="b"/>
                            <a:pathLst>
                              <a:path w="1211580" h="573024">
                                <a:moveTo>
                                  <a:pt x="0" y="95504"/>
                                </a:moveTo>
                                <a:cubicBezTo>
                                  <a:pt x="0" y="42799"/>
                                  <a:pt x="44704" y="0"/>
                                  <a:pt x="99822" y="0"/>
                                </a:cubicBez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lose/>
                              </a:path>
                            </a:pathLst>
                          </a:custGeom>
                          <a:ln w="25908" cap="flat" cmpd="sng">
                            <a:solidFill>
                              <a:srgbClr val="355B89"/>
                            </a:solidFill>
                            <a:prstDash val="solid"/>
                            <a:round/>
                            <a:headEnd type="none" w="med" len="med"/>
                            <a:tailEnd type="none" w="med" len="med"/>
                          </a:ln>
                        </wps:spPr>
                        <wps:bodyPr>
                          <a:prstTxWarp prst="textNoShape">
                            <a:avLst/>
                          </a:prstTxWarp>
                        </wps:bodyPr>
                      </wps:wsp>
                      <pic:pic xmlns:pic="http://schemas.openxmlformats.org/drawingml/2006/picture">
                        <pic:nvPicPr>
                          <pic:cNvPr id="10" name="Image"/>
                          <pic:cNvPicPr/>
                        </pic:nvPicPr>
                        <pic:blipFill>
                          <a:blip r:embed="rId10" cstate="print"/>
                          <a:srcRect/>
                          <a:stretch/>
                        </pic:blipFill>
                        <pic:spPr>
                          <a:xfrm>
                            <a:off x="650748" y="224028"/>
                            <a:ext cx="233172" cy="283464"/>
                          </a:xfrm>
                          <a:prstGeom prst="rect">
                            <a:avLst/>
                          </a:prstGeom>
                        </pic:spPr>
                      </pic:pic>
                      <wps:wsp>
                        <wps:cNvPr id="11" name="Rectangle 11"/>
                        <wps:cNvSpPr/>
                        <wps:spPr>
                          <a:xfrm>
                            <a:off x="649859" y="230172"/>
                            <a:ext cx="244451" cy="377423"/>
                          </a:xfrm>
                          <a:prstGeom prst="rect">
                            <a:avLst/>
                          </a:prstGeom>
                          <a:ln>
                            <a:noFill/>
                          </a:ln>
                        </wps:spPr>
                        <wps:txbx>
                          <w:txbxContent>
                            <w:p w:rsidR="00C62ADF" w:rsidRDefault="00476FD7">
                              <w:r>
                                <w:rPr>
                                  <w:rFonts w:ascii="Arial" w:eastAsia="Arial" w:hAnsi="Arial" w:cs="Arial"/>
                                  <w:b/>
                                  <w:color w:val="FFFFFF"/>
                                  <w:sz w:val="40"/>
                                </w:rPr>
                                <w:t>C</w:t>
                              </w:r>
                            </w:p>
                          </w:txbxContent>
                        </wps:txbx>
                        <wps:bodyPr vert="horz" lIns="0" tIns="0" rIns="0" bIns="0">
                          <a:prstTxWarp prst="textNoShape">
                            <a:avLst/>
                          </a:prstTxWarp>
                          <a:noAutofit/>
                        </wps:bodyPr>
                      </wps:wsp>
                      <wps:wsp>
                        <wps:cNvPr id="12" name="Rectangle 12"/>
                        <wps:cNvSpPr/>
                        <wps:spPr>
                          <a:xfrm>
                            <a:off x="832739" y="355346"/>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13" name="Image"/>
                          <pic:cNvPicPr/>
                        </pic:nvPicPr>
                        <pic:blipFill>
                          <a:blip r:embed="rId10" cstate="print"/>
                          <a:srcRect/>
                          <a:stretch/>
                        </pic:blipFill>
                        <pic:spPr>
                          <a:xfrm>
                            <a:off x="826008" y="224028"/>
                            <a:ext cx="234696" cy="283464"/>
                          </a:xfrm>
                          <a:prstGeom prst="rect">
                            <a:avLst/>
                          </a:prstGeom>
                        </pic:spPr>
                      </pic:pic>
                      <wps:wsp>
                        <wps:cNvPr id="14" name="Rectangle 14"/>
                        <wps:cNvSpPr/>
                        <wps:spPr>
                          <a:xfrm>
                            <a:off x="826643" y="230172"/>
                            <a:ext cx="244451" cy="377423"/>
                          </a:xfrm>
                          <a:prstGeom prst="rect">
                            <a:avLst/>
                          </a:prstGeom>
                          <a:ln>
                            <a:noFill/>
                          </a:ln>
                        </wps:spPr>
                        <wps:txbx>
                          <w:txbxContent>
                            <w:p w:rsidR="00C62ADF" w:rsidRDefault="00476FD7">
                              <w:r>
                                <w:rPr>
                                  <w:rFonts w:ascii="Arial" w:eastAsia="Arial" w:hAnsi="Arial" w:cs="Arial"/>
                                  <w:b/>
                                  <w:color w:val="FFFFFF"/>
                                  <w:sz w:val="40"/>
                                </w:rPr>
                                <w:t>C</w:t>
                              </w:r>
                            </w:p>
                          </w:txbxContent>
                        </wps:txbx>
                        <wps:bodyPr vert="horz" lIns="0" tIns="0" rIns="0" bIns="0">
                          <a:prstTxWarp prst="textNoShape">
                            <a:avLst/>
                          </a:prstTxWarp>
                          <a:noAutofit/>
                        </wps:bodyPr>
                      </wps:wsp>
                      <wps:wsp>
                        <wps:cNvPr id="15" name="Rectangle 15"/>
                        <wps:cNvSpPr/>
                        <wps:spPr>
                          <a:xfrm>
                            <a:off x="1009523" y="355346"/>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16" name="Image"/>
                          <pic:cNvPicPr/>
                        </pic:nvPicPr>
                        <pic:blipFill>
                          <a:blip r:embed="rId11" cstate="print"/>
                          <a:srcRect/>
                          <a:stretch/>
                        </pic:blipFill>
                        <pic:spPr>
                          <a:xfrm>
                            <a:off x="1001268" y="224028"/>
                            <a:ext cx="702564" cy="283464"/>
                          </a:xfrm>
                          <a:prstGeom prst="rect">
                            <a:avLst/>
                          </a:prstGeom>
                        </pic:spPr>
                      </pic:pic>
                      <wps:wsp>
                        <wps:cNvPr id="17" name="Rectangle 17"/>
                        <wps:cNvSpPr/>
                        <wps:spPr>
                          <a:xfrm>
                            <a:off x="1001903" y="230172"/>
                            <a:ext cx="733238" cy="377423"/>
                          </a:xfrm>
                          <a:prstGeom prst="rect">
                            <a:avLst/>
                          </a:prstGeom>
                          <a:ln>
                            <a:noFill/>
                          </a:ln>
                        </wps:spPr>
                        <wps:txbx>
                          <w:txbxContent>
                            <w:p w:rsidR="00C62ADF" w:rsidRDefault="00476FD7">
                              <w:r>
                                <w:rPr>
                                  <w:rFonts w:ascii="Arial" w:eastAsia="Arial" w:hAnsi="Arial" w:cs="Arial"/>
                                  <w:b/>
                                  <w:color w:val="FFFFFF"/>
                                  <w:sz w:val="40"/>
                                </w:rPr>
                                <w:t>CRN</w:t>
                              </w:r>
                            </w:p>
                          </w:txbxContent>
                        </wps:txbx>
                        <wps:bodyPr vert="horz" lIns="0" tIns="0" rIns="0" bIns="0">
                          <a:prstTxWarp prst="textNoShape">
                            <a:avLst/>
                          </a:prstTxWarp>
                          <a:noAutofit/>
                        </wps:bodyPr>
                      </wps:wsp>
                      <wps:wsp>
                        <wps:cNvPr id="18" name="Rectangle 18"/>
                        <wps:cNvSpPr/>
                        <wps:spPr>
                          <a:xfrm>
                            <a:off x="1552321" y="355346"/>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pic:pic xmlns:pic="http://schemas.openxmlformats.org/drawingml/2006/picture">
                        <pic:nvPicPr>
                          <pic:cNvPr id="19" name="Image"/>
                          <pic:cNvPicPr/>
                        </pic:nvPicPr>
                        <pic:blipFill>
                          <a:blip r:embed="rId12" cstate="print"/>
                          <a:srcRect/>
                          <a:stretch/>
                        </pic:blipFill>
                        <pic:spPr>
                          <a:xfrm>
                            <a:off x="1530096" y="224028"/>
                            <a:ext cx="77724" cy="283464"/>
                          </a:xfrm>
                          <a:prstGeom prst="rect">
                            <a:avLst/>
                          </a:prstGeom>
                        </pic:spPr>
                      </pic:pic>
                      <wps:wsp>
                        <wps:cNvPr id="20" name="Rectangle 20"/>
                        <wps:cNvSpPr/>
                        <wps:spPr>
                          <a:xfrm>
                            <a:off x="1530985" y="250190"/>
                            <a:ext cx="42143" cy="189937"/>
                          </a:xfrm>
                          <a:prstGeom prst="rect">
                            <a:avLst/>
                          </a:prstGeom>
                          <a:ln>
                            <a:noFill/>
                          </a:ln>
                        </wps:spPr>
                        <wps:txbx>
                          <w:txbxContent>
                            <w:p w:rsidR="00C62ADF" w:rsidRDefault="00476FD7">
                              <w:r>
                                <w:t xml:space="preserve"> </w:t>
                              </w:r>
                            </w:p>
                          </w:txbxContent>
                        </wps:txbx>
                        <wps:bodyPr vert="horz" lIns="0" tIns="0" rIns="0" bIns="0">
                          <a:prstTxWarp prst="textNoShape">
                            <a:avLst/>
                          </a:prstTxWarp>
                          <a:noAutofit/>
                        </wps:bodyPr>
                      </wps:wsp>
                    </wpg:wgp>
                  </a:graphicData>
                </a:graphic>
              </wp:inline>
            </w:drawing>
          </mc:Choice>
          <mc:Fallback xmlns:wpsCustomData="http://www.wps.cn/officeDocument/2013/wpsCustomData">
            <w:pict>
              <v:group id="1027" filled="f" stroked="f" style="margin-left:0.0pt;margin-top:0.0pt;width:136.62pt;height:56.16pt;mso-wrap-distance-left:0.0pt;mso-wrap-distance-right:0.0pt;visibility:visible;" coordsize="1735074,713232">
                <v:shape id="1028" type="#_x0000_t75" filled="f" stroked="f" style="position:absolute;left:629412;top:528828;width:42672;height:184404;z-index:2;mso-position-horizontal-relative:page;mso-position-vertical-relative:page;mso-width-relative:page;mso-height-relative:page;visibility:visible;">
                  <v:imagedata r:id="rId13" embosscolor="white" o:title=""/>
                  <v:fill/>
                </v:shape>
                <v:rect id="1029" filled="f" stroked="f" style="position:absolute;left:630047;top:554990;width:42143;height:189937;z-index: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0" type="#_x0000_t75" filled="f" stroked="f" style="position:absolute;left:854964;top:528828;width:42672;height:184404;z-index:4;mso-position-horizontal-relative:page;mso-position-vertical-relative:page;mso-width-relative:page;mso-height-relative:page;visibility:visible;">
                  <v:imagedata r:id="rId13" embosscolor="white" o:title=""/>
                  <v:fill/>
                </v:shape>
                <v:rect id="1031" filled="f" stroked="f" style="position:absolute;left:855599;top:554990;width:42143;height:189937;z-index:5;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2" type="#_x0000_t75" filled="f" stroked="f" style="position:absolute;left:1283208;top:528828;width:42672;height:184404;z-index:6;mso-position-horizontal-relative:page;mso-position-vertical-relative:page;mso-width-relative:page;mso-height-relative:page;visibility:visible;">
                  <v:imagedata r:id="rId13" embosscolor="white" o:title=""/>
                  <v:fill/>
                </v:shape>
                <v:rect id="1033" filled="f" stroked="f" style="position:absolute;left:1282573;top:554990;width:42143;height:189937;z-index:7;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4" type="#_x0000_t75" filled="f" stroked="f" style="position:absolute;left:0;top:0;width:629412;height:624840;z-index:8;mso-position-horizontal-relative:page;mso-position-vertical-relative:page;mso-width-relative:page;mso-height-relative:page;visibility:visible;">
                  <v:imagedata r:id="rId14" embosscolor="white" o:title=""/>
                  <v:fill/>
                </v:shape>
                <v:shape id="1035" coordsize="1211580,573024" path="m99822,0l1111758,0c1166876,0,1211580,42799,1211580,95504l1211580,477520c1211580,530225,1166876,573024,1111758,573024l99822,573024c44704,573024,0,530225,0,477520l0,95504c0,42799,44704,0,99822,0xe" fillcolor="#1f497d" stroked="t" style="position:absolute;left:522732;top:92964;width:1211580;height:573024;z-index:9;mso-position-horizontal-relative:page;mso-position-vertical-relative:page;mso-width-relative:page;mso-height-relative:page;visibility:visible;">
                  <v:stroke joinstyle="miter" weight="0.0pt"/>
                  <v:fill/>
                  <v:path textboxrect="0,0,1211580,573024"/>
                </v:shape>
                <v:shape id="1036" coordsize="1211580,573024" path="m0,95504c0,42799,44704,0,99822,0l1111758,0c1166876,0,1211580,42799,1211580,95504l1211580,477520c1211580,530225,1166876,573024,1111758,573024l99822,573024c44704,573024,0,530225,0,477520l0,95504xe" filled="f" stroked="t" style="position:absolute;left:523494;top:93726;width:1211580;height:573024;z-index:10;mso-position-horizontal-relative:page;mso-position-vertical-relative:page;mso-width-relative:page;mso-height-relative:page;visibility:visible;">
                  <v:stroke color="#355b89" weight="2.04pt"/>
                  <v:fill/>
                  <v:path textboxrect="0,0,1211580,573024"/>
                </v:shape>
                <v:shape id="1037" type="#_x0000_t75" filled="f" stroked="f" style="position:absolute;left:650748;top:224028;width:233172;height:283464;z-index:11;mso-position-horizontal-relative:page;mso-position-vertical-relative:page;mso-width-relative:page;mso-height-relative:page;visibility:visible;">
                  <v:imagedata r:id="rId15" embosscolor="white" o:title=""/>
                  <v:fill/>
                </v:shape>
                <v:rect id="1038" filled="f" stroked="f" style="position:absolute;left:649859;top:230172;width:244451;height:377423;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39" filled="f" stroked="f" style="position:absolute;left:832739;top:355346;width:42143;height:189937;z-index:1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0" type="#_x0000_t75" filled="f" stroked="f" style="position:absolute;left:826008;top:224028;width:234696;height:283464;z-index:14;mso-position-horizontal-relative:page;mso-position-vertical-relative:page;mso-width-relative:page;mso-height-relative:page;visibility:visible;">
                  <v:imagedata r:id="rId15" embosscolor="white" o:title=""/>
                  <v:fill/>
                </v:shape>
                <v:rect id="1041" filled="f" stroked="f" style="position:absolute;left:826643;top:230172;width:244451;height:377423;z-index:15;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42" filled="f" stroked="f" style="position:absolute;left:1009523;top:355346;width:42143;height:189937;z-index:16;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3" type="#_x0000_t75" filled="f" stroked="f" style="position:absolute;left:1001268;top:224028;width:702564;height:283464;z-index:17;mso-position-horizontal-relative:page;mso-position-vertical-relative:page;mso-width-relative:page;mso-height-relative:page;visibility:visible;">
                  <v:imagedata r:id="rId16" embosscolor="white" o:title=""/>
                  <v:fill/>
                </v:shape>
                <v:rect id="1044" filled="f" stroked="f" style="position:absolute;left:1001903;top:230172;width:733238;height:377423;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CRN</w:t>
                        </w:r>
                      </w:p>
                    </w:txbxContent>
                  </v:textbox>
                </v:rect>
                <v:rect id="1045" filled="f" stroked="f" style="position:absolute;left:1552321;top:355346;width:42143;height:189937;z-index:19;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6" type="#_x0000_t75" filled="f" stroked="f" style="position:absolute;left:1530096;top:224028;width:77724;height:283464;z-index:20;mso-position-horizontal-relative:page;mso-position-vertical-relative:page;mso-width-relative:page;mso-height-relative:page;visibility:visible;">
                  <v:imagedata r:id="rId17" embosscolor="white" o:title=""/>
                  <v:fill/>
                </v:shape>
                <v:rect id="1047" filled="f" stroked="f" style="position:absolute;left:1530985;top:250190;width:42143;height:189937;z-index:21;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w10:anchorlock/>
                <v:fill rotate="true"/>
              </v:group>
            </w:pict>
          </mc:Fallback>
        </mc:AlternateContent>
      </w:r>
    </w:p>
    <w:p w:rsidR="00C62ADF" w:rsidRDefault="00C62ADF">
      <w:pPr>
        <w:spacing w:line="240" w:lineRule="auto"/>
        <w:jc w:val="both"/>
        <w:rPr>
          <w:rFonts w:ascii="Candara" w:hAnsi="Candara"/>
          <w:sz w:val="24"/>
          <w:szCs w:val="24"/>
        </w:rPr>
      </w:pPr>
    </w:p>
    <w:p w:rsidR="00C62ADF" w:rsidRDefault="00476FD7">
      <w:pPr>
        <w:widowControl w:val="0"/>
        <w:autoSpaceDE w:val="0"/>
        <w:autoSpaceDN w:val="0"/>
        <w:adjustRightInd w:val="0"/>
        <w:spacing w:before="18" w:after="0" w:line="240" w:lineRule="auto"/>
        <w:ind w:left="100" w:right="-20"/>
        <w:jc w:val="center"/>
        <w:rPr>
          <w:rFonts w:ascii="Candara" w:hAnsi="Candara" w:cs="Gill Sans MT"/>
          <w:color w:val="000000"/>
          <w:sz w:val="24"/>
          <w:szCs w:val="24"/>
        </w:rPr>
      </w:pPr>
      <w:r>
        <w:rPr>
          <w:rFonts w:ascii="Candara" w:hAnsi="Candara" w:cs="Arial"/>
          <w:sz w:val="24"/>
          <w:szCs w:val="24"/>
          <w:lang w:eastAsia="yo-NG"/>
        </w:rPr>
        <w:t>ICHSSA 1 PROJECT</w:t>
      </w:r>
    </w:p>
    <w:p w:rsidR="00C62ADF" w:rsidRDefault="00C62ADF">
      <w:pPr>
        <w:spacing w:line="240" w:lineRule="auto"/>
        <w:jc w:val="both"/>
        <w:rPr>
          <w:rFonts w:ascii="Candara" w:hAnsi="Candara"/>
          <w:sz w:val="24"/>
          <w:szCs w:val="24"/>
        </w:rPr>
      </w:pPr>
    </w:p>
    <w:p w:rsidR="00C62ADF" w:rsidRDefault="00BA218B">
      <w:pPr>
        <w:pStyle w:val="Title"/>
        <w:spacing w:before="240"/>
        <w:rPr>
          <w:rFonts w:ascii="Candara" w:hAnsi="Candara"/>
          <w:sz w:val="24"/>
          <w:szCs w:val="24"/>
        </w:rPr>
      </w:pPr>
      <w:bookmarkStart w:id="1" w:name="_Hlk100072600"/>
      <w:r>
        <w:rPr>
          <w:rFonts w:hAnsi="Candara"/>
          <w:sz w:val="24"/>
          <w:szCs w:val="24"/>
        </w:rPr>
        <w:t xml:space="preserve">                                 LGA </w:t>
      </w:r>
      <w:r w:rsidR="00476FD7">
        <w:rPr>
          <w:rFonts w:hAnsi="Candara"/>
          <w:sz w:val="24"/>
          <w:szCs w:val="24"/>
        </w:rPr>
        <w:t>TASK TEAM CORDINATION MEETING.</w:t>
      </w:r>
    </w:p>
    <w:bookmarkEnd w:id="1"/>
    <w:p w:rsidR="00C62ADF" w:rsidRDefault="00C62ADF">
      <w:pPr>
        <w:spacing w:line="240" w:lineRule="auto"/>
        <w:jc w:val="center"/>
        <w:rPr>
          <w:rFonts w:ascii="Candara" w:hAnsi="Candara"/>
          <w:sz w:val="24"/>
          <w:szCs w:val="24"/>
        </w:rPr>
      </w:pPr>
    </w:p>
    <w:p w:rsidR="00C62ADF" w:rsidRDefault="00C62ADF">
      <w:pPr>
        <w:pStyle w:val="Subtitle"/>
        <w:spacing w:line="240" w:lineRule="auto"/>
        <w:jc w:val="center"/>
        <w:rPr>
          <w:rFonts w:ascii="Candara" w:hAnsi="Candara"/>
        </w:rPr>
      </w:pPr>
    </w:p>
    <w:p w:rsidR="00C62ADF" w:rsidRDefault="00C62ADF">
      <w:pPr>
        <w:pStyle w:val="Subtitle"/>
        <w:spacing w:line="240" w:lineRule="auto"/>
        <w:jc w:val="center"/>
        <w:rPr>
          <w:rFonts w:ascii="Candara" w:hAnsi="Candara"/>
        </w:rPr>
      </w:pPr>
    </w:p>
    <w:p w:rsidR="00C62ADF" w:rsidRDefault="00476FD7">
      <w:pPr>
        <w:pStyle w:val="Subtitle"/>
        <w:spacing w:line="240" w:lineRule="auto"/>
        <w:jc w:val="center"/>
        <w:rPr>
          <w:rFonts w:ascii="Candara" w:hAnsi="Candara"/>
        </w:rPr>
      </w:pPr>
      <w:r>
        <w:rPr>
          <w:rFonts w:ascii="Candara" w:hAnsi="Candara"/>
        </w:rPr>
        <w:t>Submitted by: APPLICANTS WELFARE AND DEVELOPMENT CENTRE</w:t>
      </w:r>
    </w:p>
    <w:p w:rsidR="00C62ADF" w:rsidRDefault="00476FD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p>
    <w:p w:rsidR="00C62ADF" w:rsidRDefault="00476FD7">
      <w:pPr>
        <w:pStyle w:val="Subtitle"/>
        <w:spacing w:line="240" w:lineRule="auto"/>
        <w:jc w:val="center"/>
        <w:rPr>
          <w:rFonts w:ascii="Candara" w:hAnsi="Candara"/>
        </w:rPr>
      </w:pPr>
      <w:r>
        <w:rPr>
          <w:rFonts w:ascii="Candara" w:hAnsi="Candara"/>
        </w:rPr>
        <w:t>Month/</w:t>
      </w:r>
      <w:del w:id="2" w:author="oenonbong" w:date="2021-02-12T05:53:00Z">
        <w:r w:rsidDel="13911563">
          <w:rPr>
            <w:rFonts w:ascii="Candara" w:hAnsi="Candara"/>
          </w:rPr>
          <w:delText xml:space="preserve"> </w:delText>
        </w:r>
      </w:del>
      <w:r>
        <w:rPr>
          <w:rFonts w:ascii="Candara" w:hAnsi="Candara"/>
        </w:rPr>
        <w:t xml:space="preserve">Quarter: </w:t>
      </w:r>
      <w:r>
        <w:rPr>
          <w:rFonts w:hAnsi="Candara"/>
        </w:rPr>
        <w:t>May</w:t>
      </w:r>
      <w:r>
        <w:rPr>
          <w:rFonts w:ascii="Candara" w:hAnsi="Candara"/>
        </w:rPr>
        <w:t>/ Quarter 3</w:t>
      </w:r>
    </w:p>
    <w:p w:rsidR="00C62ADF" w:rsidRDefault="00476FD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ins w:id="3" w:author="oenonbong" w:date="2021-02-12T05:53:00Z">
        <w:r>
          <w:rPr>
            <w:rFonts w:ascii="Candara" w:hAnsi="Candara"/>
            <w:b/>
            <w:sz w:val="24"/>
            <w:szCs w:val="24"/>
          </w:rPr>
          <w:t xml:space="preserve"> </w:t>
        </w:r>
      </w:ins>
    </w:p>
    <w:p w:rsidR="00C62ADF" w:rsidRDefault="00BA218B">
      <w:pPr>
        <w:pStyle w:val="Subtitle"/>
        <w:spacing w:line="240" w:lineRule="auto"/>
        <w:jc w:val="center"/>
        <w:rPr>
          <w:rFonts w:ascii="Candara" w:hAnsi="Candara"/>
        </w:rPr>
      </w:pPr>
      <w:r>
        <w:rPr>
          <w:rFonts w:ascii="Candara" w:hAnsi="Candara"/>
        </w:rPr>
        <w:t>Submission Date: 30</w:t>
      </w:r>
      <w:r w:rsidRPr="00BA218B">
        <w:rPr>
          <w:rFonts w:ascii="Candara" w:hAnsi="Candara"/>
          <w:vertAlign w:val="superscript"/>
        </w:rPr>
        <w:t>TH</w:t>
      </w:r>
      <w:r>
        <w:rPr>
          <w:rFonts w:ascii="Candara" w:hAnsi="Candara"/>
        </w:rPr>
        <w:t xml:space="preserve"> </w:t>
      </w:r>
      <w:r w:rsidR="00476FD7">
        <w:rPr>
          <w:rFonts w:ascii="Candara" w:hAnsi="Candara"/>
        </w:rPr>
        <w:t>/</w:t>
      </w:r>
      <w:r w:rsidR="00476FD7">
        <w:rPr>
          <w:rFonts w:hAnsi="Candara"/>
        </w:rPr>
        <w:t>5</w:t>
      </w:r>
      <w:r w:rsidR="00476FD7">
        <w:rPr>
          <w:rFonts w:ascii="Candara" w:hAnsi="Candara"/>
        </w:rPr>
        <w:t>/2022</w:t>
      </w:r>
    </w:p>
    <w:p w:rsidR="00C62ADF" w:rsidRDefault="00476FD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rsidR="00C62ADF" w:rsidRDefault="00476FD7">
      <w:pPr>
        <w:spacing w:line="240" w:lineRule="auto"/>
        <w:rPr>
          <w:rFonts w:ascii="Candara" w:hAnsi="Candara"/>
          <w:sz w:val="24"/>
          <w:szCs w:val="24"/>
        </w:rPr>
        <w:sectPr w:rsidR="00C62ADF">
          <w:footerReference w:type="default" r:id="rId18"/>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titlePg/>
          <w:docGrid w:linePitch="360"/>
        </w:sectPr>
      </w:pPr>
      <w:r>
        <w:rPr>
          <w:rFonts w:ascii="Candara" w:hAnsi="Candara"/>
          <w:sz w:val="24"/>
          <w:szCs w:val="24"/>
        </w:rPr>
        <w:tab/>
      </w:r>
    </w:p>
    <w:p w:rsidR="00C62ADF" w:rsidRDefault="00476FD7">
      <w:pPr>
        <w:pStyle w:val="Heading1"/>
        <w:numPr>
          <w:ilvl w:val="0"/>
          <w:numId w:val="1"/>
        </w:numPr>
        <w:tabs>
          <w:tab w:val="left" w:pos="360"/>
        </w:tabs>
        <w:spacing w:line="240" w:lineRule="auto"/>
        <w:ind w:left="0" w:firstLine="0"/>
        <w:jc w:val="both"/>
        <w:rPr>
          <w:rFonts w:ascii="Candara" w:hAnsi="Candara"/>
          <w:sz w:val="24"/>
          <w:szCs w:val="24"/>
        </w:rPr>
      </w:pPr>
      <w:r>
        <w:rPr>
          <w:rFonts w:ascii="Candara" w:hAnsi="Candara"/>
          <w:sz w:val="24"/>
          <w:szCs w:val="24"/>
        </w:rPr>
        <w:lastRenderedPageBreak/>
        <w:t>Executive Summary</w:t>
      </w:r>
    </w:p>
    <w:p w:rsidR="00C62ADF" w:rsidRDefault="00476FD7">
      <w:pPr>
        <w:rPr>
          <w:rFonts w:ascii="Candara" w:hAnsi="Candara"/>
          <w:bCs/>
          <w:sz w:val="24"/>
          <w:szCs w:val="24"/>
        </w:rPr>
      </w:pPr>
      <w:bookmarkStart w:id="4" w:name="_Hlk100072020"/>
      <w:r>
        <w:rPr>
          <w:rFonts w:ascii="Candara" w:hAnsi="Candara"/>
          <w:bCs/>
          <w:sz w:val="24"/>
          <w:szCs w:val="24"/>
        </w:rPr>
        <w:t xml:space="preserve">AWANDEC is committed to driving policies </w:t>
      </w:r>
      <w:r>
        <w:rPr>
          <w:rFonts w:ascii="Candara" w:hAnsi="Candara"/>
          <w:bCs/>
          <w:sz w:val="24"/>
          <w:szCs w:val="24"/>
        </w:rPr>
        <w:t>that protect children in their various communities while strengthening existing community structures to help enhanced rights based approach in addressing child protection issues and ensuring the involvement of gatekeepers for safeguarding children from har</w:t>
      </w:r>
      <w:r>
        <w:rPr>
          <w:rFonts w:ascii="Candara" w:hAnsi="Candara"/>
          <w:bCs/>
          <w:sz w:val="24"/>
          <w:szCs w:val="24"/>
        </w:rPr>
        <w:t xml:space="preserve">m and abuse. </w:t>
      </w:r>
    </w:p>
    <w:p w:rsidR="00C62ADF" w:rsidRDefault="00476FD7">
      <w:pPr>
        <w:jc w:val="both"/>
        <w:rPr>
          <w:rFonts w:ascii="Candara" w:hAnsi="Candara"/>
          <w:bCs/>
          <w:sz w:val="24"/>
          <w:szCs w:val="24"/>
        </w:rPr>
      </w:pPr>
      <w:r>
        <w:rPr>
          <w:rFonts w:ascii="Candara" w:hAnsi="Candara"/>
          <w:bCs/>
          <w:sz w:val="24"/>
          <w:szCs w:val="24"/>
        </w:rPr>
        <w:t xml:space="preserve">Within the reporting month, AWANDEC </w:t>
      </w:r>
      <w:r>
        <w:rPr>
          <w:rFonts w:hAnsi="Candara"/>
          <w:bCs/>
          <w:sz w:val="24"/>
          <w:szCs w:val="24"/>
        </w:rPr>
        <w:t>set up a TASK CORDINATION TEAM in OKOBO to address the following issues.</w:t>
      </w:r>
    </w:p>
    <w:p w:rsidR="00C62ADF" w:rsidRDefault="00476FD7">
      <w:pPr>
        <w:pStyle w:val="ListParagraph"/>
        <w:jc w:val="both"/>
        <w:rPr>
          <w:rFonts w:ascii="Candara" w:hAnsi="Candara"/>
          <w:bCs/>
          <w:sz w:val="24"/>
          <w:szCs w:val="24"/>
        </w:rPr>
      </w:pPr>
      <w:r>
        <w:rPr>
          <w:rFonts w:hAnsi="Candara"/>
          <w:bCs/>
          <w:sz w:val="24"/>
          <w:szCs w:val="24"/>
        </w:rPr>
        <w:t xml:space="preserve">1.Stigma against HIV positive persons and children in the community. </w:t>
      </w:r>
    </w:p>
    <w:p w:rsidR="00C62ADF" w:rsidRDefault="00476FD7">
      <w:pPr>
        <w:pStyle w:val="ListParagraph"/>
        <w:jc w:val="both"/>
        <w:rPr>
          <w:rFonts w:ascii="Candara" w:hAnsi="Candara"/>
          <w:bCs/>
          <w:sz w:val="24"/>
          <w:szCs w:val="24"/>
        </w:rPr>
      </w:pPr>
      <w:r>
        <w:rPr>
          <w:rFonts w:hAnsi="Candara"/>
          <w:bCs/>
          <w:sz w:val="24"/>
          <w:szCs w:val="24"/>
        </w:rPr>
        <w:t xml:space="preserve">2.Gender based violence and violence amongst partners. </w:t>
      </w:r>
    </w:p>
    <w:p w:rsidR="00C62ADF" w:rsidRDefault="00476FD7">
      <w:pPr>
        <w:pStyle w:val="ListParagraph"/>
        <w:jc w:val="both"/>
        <w:rPr>
          <w:rFonts w:ascii="Candara" w:hAnsi="Candara"/>
          <w:bCs/>
          <w:sz w:val="24"/>
          <w:szCs w:val="24"/>
        </w:rPr>
      </w:pPr>
      <w:r>
        <w:rPr>
          <w:rFonts w:hAnsi="Candara"/>
          <w:bCs/>
          <w:sz w:val="24"/>
          <w:szCs w:val="24"/>
        </w:rPr>
        <w:t xml:space="preserve">3. </w:t>
      </w:r>
      <w:r w:rsidR="00BA218B">
        <w:rPr>
          <w:rFonts w:hAnsi="Candara"/>
          <w:bCs/>
          <w:sz w:val="24"/>
          <w:szCs w:val="24"/>
        </w:rPr>
        <w:t xml:space="preserve">increase in </w:t>
      </w:r>
      <w:r>
        <w:rPr>
          <w:rFonts w:hAnsi="Candara"/>
          <w:bCs/>
          <w:sz w:val="24"/>
          <w:szCs w:val="24"/>
        </w:rPr>
        <w:t xml:space="preserve">Out </w:t>
      </w:r>
      <w:r>
        <w:rPr>
          <w:rFonts w:hAnsi="Candara"/>
          <w:bCs/>
          <w:sz w:val="24"/>
          <w:szCs w:val="24"/>
        </w:rPr>
        <w:t>of School Children</w:t>
      </w:r>
      <w:r w:rsidR="00BA218B">
        <w:rPr>
          <w:rFonts w:hAnsi="Candara"/>
          <w:bCs/>
          <w:sz w:val="24"/>
          <w:szCs w:val="24"/>
        </w:rPr>
        <w:t>.</w:t>
      </w:r>
    </w:p>
    <w:bookmarkEnd w:id="4"/>
    <w:p w:rsidR="00C62ADF" w:rsidRDefault="00476FD7">
      <w:pPr>
        <w:pStyle w:val="Heading2"/>
        <w:numPr>
          <w:ilvl w:val="1"/>
          <w:numId w:val="1"/>
        </w:numPr>
        <w:tabs>
          <w:tab w:val="left" w:pos="360"/>
        </w:tabs>
        <w:spacing w:line="240" w:lineRule="auto"/>
        <w:ind w:left="0" w:firstLine="0"/>
        <w:jc w:val="both"/>
        <w:rPr>
          <w:rFonts w:ascii="Candara" w:hAnsi="Candara"/>
          <w:szCs w:val="24"/>
        </w:rPr>
      </w:pPr>
      <w:r>
        <w:rPr>
          <w:rFonts w:ascii="Candara" w:hAnsi="Candara"/>
          <w:szCs w:val="24"/>
        </w:rPr>
        <w:t>Summary of Key activities (In bullet point please)</w:t>
      </w:r>
    </w:p>
    <w:p w:rsidR="00C62ADF" w:rsidRDefault="00476FD7">
      <w:pPr>
        <w:pStyle w:val="ListParagraph"/>
        <w:numPr>
          <w:ilvl w:val="0"/>
          <w:numId w:val="2"/>
        </w:numPr>
        <w:spacing w:after="160" w:line="240" w:lineRule="auto"/>
        <w:rPr>
          <w:rFonts w:ascii="Candara" w:hAnsi="Candara"/>
          <w:sz w:val="24"/>
          <w:szCs w:val="24"/>
        </w:rPr>
      </w:pPr>
      <w:r>
        <w:rPr>
          <w:rFonts w:hAnsi="Candara"/>
          <w:sz w:val="24"/>
          <w:szCs w:val="24"/>
        </w:rPr>
        <w:t xml:space="preserve">Set up TASK TEAM CORDINATION in </w:t>
      </w:r>
      <w:proofErr w:type="spellStart"/>
      <w:r>
        <w:rPr>
          <w:rFonts w:hAnsi="Candara"/>
          <w:sz w:val="24"/>
          <w:szCs w:val="24"/>
        </w:rPr>
        <w:t>Awat</w:t>
      </w:r>
      <w:proofErr w:type="spellEnd"/>
      <w:r>
        <w:rPr>
          <w:rFonts w:hAnsi="Candara"/>
          <w:sz w:val="24"/>
          <w:szCs w:val="24"/>
        </w:rPr>
        <w:t xml:space="preserve">, </w:t>
      </w:r>
      <w:r>
        <w:rPr>
          <w:rFonts w:ascii="Candara" w:hAnsi="Candara"/>
          <w:sz w:val="24"/>
          <w:szCs w:val="24"/>
        </w:rPr>
        <w:t>OKOBO LGA.</w:t>
      </w:r>
    </w:p>
    <w:p w:rsidR="00565DE7" w:rsidRPr="00565DE7" w:rsidRDefault="00565DE7" w:rsidP="00565DE7">
      <w:pPr>
        <w:spacing w:after="160" w:line="240" w:lineRule="auto"/>
        <w:rPr>
          <w:rFonts w:ascii="Candara" w:hAnsi="Candara"/>
          <w:sz w:val="24"/>
          <w:szCs w:val="24"/>
        </w:rPr>
      </w:pPr>
    </w:p>
    <w:p w:rsidR="00C62ADF" w:rsidRDefault="00476FD7" w:rsidP="003F7874">
      <w:pPr>
        <w:pStyle w:val="Heading2"/>
        <w:numPr>
          <w:ilvl w:val="0"/>
          <w:numId w:val="1"/>
        </w:numPr>
        <w:spacing w:line="240" w:lineRule="auto"/>
        <w:jc w:val="both"/>
        <w:rPr>
          <w:rFonts w:ascii="Candara" w:hAnsi="Candara"/>
          <w:b w:val="0"/>
          <w:szCs w:val="24"/>
        </w:rPr>
      </w:pPr>
      <w:r>
        <w:rPr>
          <w:rFonts w:ascii="Candara" w:hAnsi="Candara"/>
          <w:szCs w:val="24"/>
        </w:rPr>
        <w:t>P</w:t>
      </w:r>
      <w:r>
        <w:rPr>
          <w:rFonts w:ascii="Candara" w:hAnsi="Candara"/>
          <w:szCs w:val="24"/>
        </w:rPr>
        <w:t>rogress Narrative:</w:t>
      </w:r>
      <w:r>
        <w:rPr>
          <w:rFonts w:ascii="Candara" w:hAnsi="Candara"/>
          <w:b w:val="0"/>
          <w:szCs w:val="24"/>
        </w:rPr>
        <w:t xml:space="preserve"> </w:t>
      </w:r>
    </w:p>
    <w:p w:rsidR="00C62ADF" w:rsidRDefault="00476FD7">
      <w:pPr>
        <w:spacing w:line="240" w:lineRule="auto"/>
        <w:jc w:val="both"/>
        <w:rPr>
          <w:rStyle w:val="A6"/>
          <w:rFonts w:ascii="Candara" w:hAnsi="Candara"/>
          <w:sz w:val="24"/>
          <w:szCs w:val="24"/>
        </w:rPr>
      </w:pPr>
      <w:r>
        <w:rPr>
          <w:rStyle w:val="A6"/>
          <w:rFonts w:ascii="Candara" w:hAnsi="Candara"/>
          <w:sz w:val="24"/>
          <w:szCs w:val="24"/>
        </w:rPr>
        <w:t xml:space="preserve">As children remain exposed to </w:t>
      </w:r>
      <w:r>
        <w:rPr>
          <w:rStyle w:val="A6"/>
          <w:rFonts w:hAnsi="Candara"/>
          <w:sz w:val="24"/>
          <w:szCs w:val="24"/>
        </w:rPr>
        <w:t>stigma due the vulnerability of HIV</w:t>
      </w:r>
      <w:r>
        <w:rPr>
          <w:rStyle w:val="A6"/>
          <w:rFonts w:ascii="Candara" w:hAnsi="Candara"/>
          <w:sz w:val="24"/>
          <w:szCs w:val="24"/>
        </w:rPr>
        <w:t xml:space="preserve">, </w:t>
      </w:r>
      <w:r>
        <w:rPr>
          <w:rStyle w:val="A6"/>
          <w:rFonts w:hAnsi="Candara"/>
          <w:sz w:val="24"/>
          <w:szCs w:val="24"/>
        </w:rPr>
        <w:t xml:space="preserve">gender based violence a Cordinated </w:t>
      </w:r>
      <w:r>
        <w:rPr>
          <w:rStyle w:val="A6"/>
          <w:rFonts w:ascii="Candara" w:hAnsi="Candara"/>
          <w:sz w:val="24"/>
          <w:szCs w:val="24"/>
        </w:rPr>
        <w:t xml:space="preserve">Task Team </w:t>
      </w:r>
      <w:r>
        <w:rPr>
          <w:rStyle w:val="A6"/>
          <w:rFonts w:ascii="Candara" w:hAnsi="Candara"/>
          <w:sz w:val="24"/>
          <w:szCs w:val="24"/>
        </w:rPr>
        <w:t xml:space="preserve">becomes essential to mobilize community responses, enhance referrals, raise awareness on child rights </w:t>
      </w:r>
      <w:r w:rsidR="00A87FC7">
        <w:rPr>
          <w:rStyle w:val="A6"/>
          <w:rFonts w:ascii="Candara" w:hAnsi="Candara"/>
          <w:sz w:val="24"/>
          <w:szCs w:val="24"/>
        </w:rPr>
        <w:t>and ensure communities take action health and social challenges to help create</w:t>
      </w:r>
      <w:r>
        <w:rPr>
          <w:rStyle w:val="A6"/>
          <w:rFonts w:ascii="Candara" w:hAnsi="Candara"/>
          <w:sz w:val="24"/>
          <w:szCs w:val="24"/>
        </w:rPr>
        <w:t xml:space="preserve"> a protective environment for children. </w:t>
      </w:r>
    </w:p>
    <w:p w:rsidR="00C84C8D" w:rsidRDefault="00476FD7">
      <w:pPr>
        <w:spacing w:line="240" w:lineRule="auto"/>
        <w:jc w:val="both"/>
        <w:rPr>
          <w:rStyle w:val="A6"/>
          <w:rFonts w:ascii="Candara" w:hAnsi="Candara"/>
          <w:sz w:val="24"/>
          <w:szCs w:val="24"/>
        </w:rPr>
      </w:pPr>
      <w:r>
        <w:rPr>
          <w:rStyle w:val="A6"/>
          <w:rFonts w:ascii="Candara" w:hAnsi="Candara"/>
          <w:sz w:val="24"/>
          <w:szCs w:val="24"/>
        </w:rPr>
        <w:t xml:space="preserve">Following increasing reports of out of school </w:t>
      </w:r>
      <w:r>
        <w:rPr>
          <w:rStyle w:val="A6"/>
          <w:rFonts w:hAnsi="Candara"/>
          <w:sz w:val="24"/>
          <w:szCs w:val="24"/>
        </w:rPr>
        <w:t xml:space="preserve">children </w:t>
      </w:r>
      <w:r>
        <w:rPr>
          <w:rStyle w:val="A6"/>
          <w:rFonts w:ascii="Candara" w:hAnsi="Candara"/>
          <w:sz w:val="24"/>
          <w:szCs w:val="24"/>
        </w:rPr>
        <w:t>across various</w:t>
      </w:r>
      <w:r>
        <w:rPr>
          <w:rStyle w:val="A6"/>
          <w:rFonts w:ascii="Candara" w:hAnsi="Candara"/>
          <w:sz w:val="24"/>
          <w:szCs w:val="24"/>
        </w:rPr>
        <w:t xml:space="preserve"> project communities, </w:t>
      </w:r>
      <w:r>
        <w:rPr>
          <w:rStyle w:val="A6"/>
          <w:rFonts w:hAnsi="Candara"/>
          <w:sz w:val="24"/>
          <w:szCs w:val="24"/>
        </w:rPr>
        <w:t>stigmatis</w:t>
      </w:r>
      <w:r w:rsidR="00BA218B">
        <w:rPr>
          <w:rStyle w:val="A6"/>
          <w:rFonts w:hAnsi="Candara"/>
          <w:sz w:val="24"/>
          <w:szCs w:val="24"/>
        </w:rPr>
        <w:t xml:space="preserve">ation and gender based violence, </w:t>
      </w:r>
      <w:r w:rsidR="00BA218B">
        <w:rPr>
          <w:rStyle w:val="A6"/>
          <w:rFonts w:ascii="Candara" w:hAnsi="Candara"/>
          <w:sz w:val="24"/>
          <w:szCs w:val="24"/>
        </w:rPr>
        <w:t xml:space="preserve">AWANDEC </w:t>
      </w:r>
      <w:r>
        <w:rPr>
          <w:rStyle w:val="A6"/>
          <w:rFonts w:ascii="Candara" w:hAnsi="Candara"/>
          <w:sz w:val="24"/>
          <w:szCs w:val="24"/>
        </w:rPr>
        <w:t xml:space="preserve">collaborated </w:t>
      </w:r>
      <w:r>
        <w:rPr>
          <w:rStyle w:val="A6"/>
          <w:rFonts w:hAnsi="Candara"/>
          <w:sz w:val="24"/>
          <w:szCs w:val="24"/>
        </w:rPr>
        <w:t>with partners a</w:t>
      </w:r>
      <w:r w:rsidR="00565DE7">
        <w:rPr>
          <w:rStyle w:val="A6"/>
          <w:rFonts w:hAnsi="Candara"/>
          <w:sz w:val="24"/>
          <w:szCs w:val="24"/>
        </w:rPr>
        <w:t>nd stakeholders to set up Local G</w:t>
      </w:r>
      <w:r>
        <w:rPr>
          <w:rStyle w:val="A6"/>
          <w:rFonts w:hAnsi="Candara"/>
          <w:sz w:val="24"/>
          <w:szCs w:val="24"/>
        </w:rPr>
        <w:t xml:space="preserve">overnment </w:t>
      </w:r>
      <w:r w:rsidR="00565DE7">
        <w:rPr>
          <w:rStyle w:val="A6"/>
          <w:rFonts w:ascii="Candara" w:hAnsi="Candara"/>
          <w:sz w:val="24"/>
          <w:szCs w:val="24"/>
        </w:rPr>
        <w:t>Task Team on the 27</w:t>
      </w:r>
      <w:r w:rsidR="00565DE7" w:rsidRPr="00565DE7">
        <w:rPr>
          <w:rStyle w:val="A6"/>
          <w:rFonts w:ascii="Candara" w:hAnsi="Candara"/>
          <w:sz w:val="24"/>
          <w:szCs w:val="24"/>
          <w:vertAlign w:val="superscript"/>
        </w:rPr>
        <w:t>th</w:t>
      </w:r>
      <w:r w:rsidR="00565DE7">
        <w:rPr>
          <w:rStyle w:val="A6"/>
          <w:rFonts w:ascii="Candara" w:hAnsi="Candara"/>
          <w:sz w:val="24"/>
          <w:szCs w:val="24"/>
        </w:rPr>
        <w:t xml:space="preserve"> of </w:t>
      </w:r>
      <w:r w:rsidR="00565DE7" w:rsidRPr="00565DE7">
        <w:rPr>
          <w:rStyle w:val="A6"/>
          <w:rFonts w:ascii="Candara" w:hAnsi="Candara"/>
          <w:sz w:val="24"/>
          <w:szCs w:val="24"/>
        </w:rPr>
        <w:t xml:space="preserve">May 2022 at CHIEF ODIONG JOSEPH'S compound in </w:t>
      </w:r>
      <w:proofErr w:type="spellStart"/>
      <w:r w:rsidR="00565DE7" w:rsidRPr="00565DE7">
        <w:rPr>
          <w:rStyle w:val="A6"/>
          <w:rFonts w:ascii="Candara" w:hAnsi="Candara"/>
          <w:sz w:val="24"/>
          <w:szCs w:val="24"/>
        </w:rPr>
        <w:t>Awat</w:t>
      </w:r>
      <w:proofErr w:type="spellEnd"/>
      <w:r w:rsidR="00565DE7" w:rsidRPr="00565DE7">
        <w:rPr>
          <w:rStyle w:val="A6"/>
          <w:rFonts w:ascii="Candara" w:hAnsi="Candara"/>
          <w:sz w:val="24"/>
          <w:szCs w:val="24"/>
        </w:rPr>
        <w:t xml:space="preserve"> community</w:t>
      </w:r>
      <w:r w:rsidR="00565DE7">
        <w:rPr>
          <w:rStyle w:val="A6"/>
          <w:rFonts w:ascii="Candara" w:hAnsi="Candara"/>
          <w:sz w:val="24"/>
          <w:szCs w:val="24"/>
        </w:rPr>
        <w:t xml:space="preserve"> in </w:t>
      </w:r>
      <w:proofErr w:type="spellStart"/>
      <w:r w:rsidR="00565DE7">
        <w:rPr>
          <w:rStyle w:val="A6"/>
          <w:rFonts w:ascii="Candara" w:hAnsi="Candara"/>
          <w:sz w:val="24"/>
          <w:szCs w:val="24"/>
        </w:rPr>
        <w:t>Okobo</w:t>
      </w:r>
      <w:proofErr w:type="spellEnd"/>
      <w:r w:rsidR="00565DE7">
        <w:rPr>
          <w:rStyle w:val="A6"/>
          <w:rFonts w:ascii="Candara" w:hAnsi="Candara"/>
          <w:sz w:val="24"/>
          <w:szCs w:val="24"/>
        </w:rPr>
        <w:t xml:space="preserve"> at 12:00 PM</w:t>
      </w:r>
      <w:r w:rsidR="00C84C8D">
        <w:rPr>
          <w:rStyle w:val="A6"/>
          <w:rFonts w:ascii="Candara" w:hAnsi="Candara"/>
          <w:sz w:val="24"/>
          <w:szCs w:val="24"/>
        </w:rPr>
        <w:t xml:space="preserve">. </w:t>
      </w:r>
    </w:p>
    <w:p w:rsidR="00C62ADF" w:rsidRDefault="00C84C8D">
      <w:pPr>
        <w:spacing w:line="240" w:lineRule="auto"/>
        <w:jc w:val="both"/>
        <w:rPr>
          <w:rStyle w:val="A6"/>
          <w:rFonts w:ascii="Candara" w:hAnsi="Candara"/>
          <w:sz w:val="24"/>
          <w:szCs w:val="24"/>
        </w:rPr>
      </w:pPr>
      <w:r>
        <w:rPr>
          <w:rStyle w:val="A6"/>
          <w:rFonts w:ascii="Candara" w:hAnsi="Candara"/>
          <w:sz w:val="24"/>
          <w:szCs w:val="24"/>
        </w:rPr>
        <w:t xml:space="preserve">The aim of the meeting was </w:t>
      </w:r>
      <w:r w:rsidR="00565DE7" w:rsidRPr="00565DE7">
        <w:rPr>
          <w:rStyle w:val="A6"/>
          <w:rFonts w:ascii="Candara" w:hAnsi="Candara"/>
          <w:sz w:val="24"/>
          <w:szCs w:val="24"/>
        </w:rPr>
        <w:t xml:space="preserve"> </w:t>
      </w:r>
      <w:r w:rsidR="00565DE7">
        <w:rPr>
          <w:rStyle w:val="A6"/>
          <w:rFonts w:ascii="Candara" w:hAnsi="Candara"/>
          <w:sz w:val="24"/>
          <w:szCs w:val="24"/>
        </w:rPr>
        <w:t xml:space="preserve"> to discuss issues surrounding increase in out of school children, sexual and gend</w:t>
      </w:r>
      <w:r>
        <w:rPr>
          <w:rStyle w:val="A6"/>
          <w:rFonts w:ascii="Candara" w:hAnsi="Candara"/>
          <w:sz w:val="24"/>
          <w:szCs w:val="24"/>
        </w:rPr>
        <w:t xml:space="preserve">er based violence(GBV), </w:t>
      </w:r>
      <w:r w:rsidR="00565DE7">
        <w:rPr>
          <w:rStyle w:val="A6"/>
          <w:rFonts w:ascii="Candara" w:hAnsi="Candara"/>
          <w:sz w:val="24"/>
          <w:szCs w:val="24"/>
        </w:rPr>
        <w:t xml:space="preserve">stigma against HIV positive persons </w:t>
      </w:r>
      <w:r w:rsidR="00476FD7">
        <w:rPr>
          <w:rStyle w:val="A6"/>
          <w:rFonts w:ascii="Candara" w:hAnsi="Candara"/>
          <w:sz w:val="24"/>
          <w:szCs w:val="24"/>
        </w:rPr>
        <w:t>meeting</w:t>
      </w:r>
      <w:r w:rsidR="00565DE7">
        <w:rPr>
          <w:rStyle w:val="A6"/>
          <w:rFonts w:ascii="Candara" w:hAnsi="Candara"/>
          <w:sz w:val="24"/>
          <w:szCs w:val="24"/>
        </w:rPr>
        <w:t xml:space="preserve"> and </w:t>
      </w:r>
      <w:r>
        <w:rPr>
          <w:rStyle w:val="A6"/>
          <w:rFonts w:ascii="Candara" w:hAnsi="Candara"/>
          <w:sz w:val="24"/>
          <w:szCs w:val="24"/>
        </w:rPr>
        <w:t xml:space="preserve">to </w:t>
      </w:r>
      <w:r w:rsidR="00565DE7">
        <w:rPr>
          <w:rStyle w:val="A6"/>
          <w:rFonts w:ascii="Candara" w:hAnsi="Candara"/>
          <w:sz w:val="24"/>
          <w:szCs w:val="24"/>
        </w:rPr>
        <w:t>explore</w:t>
      </w:r>
      <w:r w:rsidR="00476FD7">
        <w:rPr>
          <w:rStyle w:val="A6"/>
          <w:rFonts w:ascii="Candara" w:hAnsi="Candara"/>
          <w:sz w:val="24"/>
          <w:szCs w:val="24"/>
        </w:rPr>
        <w:t xml:space="preserve"> effective ways to address the identified issues</w:t>
      </w:r>
      <w:r w:rsidR="00565DE7">
        <w:rPr>
          <w:rStyle w:val="A6"/>
          <w:rFonts w:ascii="Candara" w:hAnsi="Candara"/>
          <w:sz w:val="24"/>
          <w:szCs w:val="24"/>
        </w:rPr>
        <w:t xml:space="preserve"> in their communities</w:t>
      </w:r>
      <w:r w:rsidR="00476FD7">
        <w:rPr>
          <w:rStyle w:val="A6"/>
          <w:rFonts w:ascii="Candara" w:hAnsi="Candara"/>
          <w:sz w:val="24"/>
          <w:szCs w:val="24"/>
        </w:rPr>
        <w:t xml:space="preserve">. </w:t>
      </w:r>
    </w:p>
    <w:p w:rsidR="00C84C8D" w:rsidRDefault="00F04A15">
      <w:pPr>
        <w:spacing w:line="240" w:lineRule="auto"/>
        <w:jc w:val="both"/>
        <w:rPr>
          <w:rStyle w:val="A6"/>
          <w:rFonts w:ascii="Candara" w:hAnsi="Candara"/>
          <w:sz w:val="24"/>
          <w:szCs w:val="24"/>
        </w:rPr>
      </w:pPr>
      <w:r>
        <w:rPr>
          <w:rStyle w:val="A6"/>
          <w:rFonts w:ascii="Candara" w:hAnsi="Candara"/>
          <w:sz w:val="24"/>
          <w:szCs w:val="24"/>
        </w:rPr>
        <w:t xml:space="preserve">Some </w:t>
      </w:r>
      <w:r w:rsidR="00C84C8D">
        <w:rPr>
          <w:rStyle w:val="A6"/>
          <w:rFonts w:ascii="Candara" w:hAnsi="Candara"/>
          <w:sz w:val="24"/>
          <w:szCs w:val="24"/>
        </w:rPr>
        <w:t>Project</w:t>
      </w:r>
      <w:r>
        <w:rPr>
          <w:rStyle w:val="A6"/>
          <w:rFonts w:ascii="Candara" w:hAnsi="Candara"/>
          <w:sz w:val="24"/>
          <w:szCs w:val="24"/>
        </w:rPr>
        <w:t xml:space="preserve"> key</w:t>
      </w:r>
      <w:r w:rsidR="00C84C8D">
        <w:rPr>
          <w:rStyle w:val="A6"/>
          <w:rFonts w:ascii="Candara" w:hAnsi="Candara"/>
          <w:sz w:val="24"/>
          <w:szCs w:val="24"/>
        </w:rPr>
        <w:t xml:space="preserve"> </w:t>
      </w:r>
      <w:r>
        <w:rPr>
          <w:rStyle w:val="A6"/>
          <w:rFonts w:ascii="Candara" w:hAnsi="Candara"/>
          <w:sz w:val="24"/>
          <w:szCs w:val="24"/>
        </w:rPr>
        <w:t>stakeholders</w:t>
      </w:r>
      <w:r w:rsidR="00C84C8D" w:rsidRPr="00C84C8D">
        <w:rPr>
          <w:rStyle w:val="A6"/>
          <w:rFonts w:ascii="Candara" w:hAnsi="Candara"/>
          <w:sz w:val="24"/>
          <w:szCs w:val="24"/>
        </w:rPr>
        <w:t xml:space="preserve"> were in</w:t>
      </w:r>
      <w:r w:rsidR="00C84C8D">
        <w:rPr>
          <w:rStyle w:val="A6"/>
          <w:rFonts w:ascii="Candara" w:hAnsi="Candara"/>
          <w:sz w:val="24"/>
          <w:szCs w:val="24"/>
        </w:rPr>
        <w:t xml:space="preserve">vited </w:t>
      </w:r>
      <w:r w:rsidR="00B30A20">
        <w:rPr>
          <w:rStyle w:val="A6"/>
          <w:rFonts w:ascii="Candara" w:hAnsi="Candara"/>
          <w:sz w:val="24"/>
          <w:szCs w:val="24"/>
        </w:rPr>
        <w:t>including a member of the judiciary, community health workers/OTZ Facilitator</w:t>
      </w:r>
      <w:r w:rsidR="00C84C8D" w:rsidRPr="00C84C8D">
        <w:rPr>
          <w:rStyle w:val="A6"/>
          <w:rFonts w:ascii="Candara" w:hAnsi="Candara"/>
          <w:sz w:val="24"/>
          <w:szCs w:val="24"/>
        </w:rPr>
        <w:t xml:space="preserve">, </w:t>
      </w:r>
      <w:r w:rsidR="00B30A20">
        <w:rPr>
          <w:rStyle w:val="A6"/>
          <w:rFonts w:ascii="Candara" w:hAnsi="Candara"/>
          <w:sz w:val="24"/>
          <w:szCs w:val="24"/>
        </w:rPr>
        <w:t xml:space="preserve">social welfare Officer, </w:t>
      </w:r>
      <w:proofErr w:type="spellStart"/>
      <w:r w:rsidR="00B30A20">
        <w:rPr>
          <w:rStyle w:val="A6"/>
          <w:rFonts w:ascii="Candara" w:hAnsi="Candara"/>
          <w:sz w:val="24"/>
          <w:szCs w:val="24"/>
        </w:rPr>
        <w:t>Awat</w:t>
      </w:r>
      <w:proofErr w:type="spellEnd"/>
      <w:r w:rsidR="00B30A20">
        <w:rPr>
          <w:rStyle w:val="A6"/>
          <w:rFonts w:ascii="Candara" w:hAnsi="Candara"/>
          <w:sz w:val="24"/>
          <w:szCs w:val="24"/>
        </w:rPr>
        <w:t xml:space="preserve"> community village head, a </w:t>
      </w:r>
      <w:r>
        <w:rPr>
          <w:rStyle w:val="A6"/>
          <w:rFonts w:ascii="Candara" w:hAnsi="Candara"/>
          <w:sz w:val="24"/>
          <w:szCs w:val="24"/>
        </w:rPr>
        <w:t>clergy</w:t>
      </w:r>
      <w:r w:rsidR="00B30A20">
        <w:rPr>
          <w:rStyle w:val="A6"/>
          <w:rFonts w:ascii="Candara" w:hAnsi="Candara"/>
          <w:sz w:val="24"/>
          <w:szCs w:val="24"/>
        </w:rPr>
        <w:t xml:space="preserve"> man, youth leader, and a Traditional birth attendance (TBA).</w:t>
      </w:r>
      <w:r>
        <w:rPr>
          <w:rStyle w:val="A6"/>
          <w:rFonts w:ascii="Candara" w:hAnsi="Candara"/>
          <w:sz w:val="24"/>
          <w:szCs w:val="24"/>
        </w:rPr>
        <w:t xml:space="preserve"> There were 13</w:t>
      </w:r>
      <w:r w:rsidR="00C84C8D" w:rsidRPr="00C84C8D">
        <w:rPr>
          <w:rStyle w:val="A6"/>
          <w:rFonts w:ascii="Candara" w:hAnsi="Candara"/>
          <w:sz w:val="24"/>
          <w:szCs w:val="24"/>
        </w:rPr>
        <w:t xml:space="preserve"> participants duri</w:t>
      </w:r>
      <w:r>
        <w:rPr>
          <w:rStyle w:val="A6"/>
          <w:rFonts w:ascii="Candara" w:hAnsi="Candara"/>
          <w:sz w:val="24"/>
          <w:szCs w:val="24"/>
        </w:rPr>
        <w:t xml:space="preserve">ng the forum. </w:t>
      </w:r>
      <w:r w:rsidR="00C84C8D" w:rsidRPr="00C84C8D">
        <w:rPr>
          <w:rStyle w:val="A6"/>
          <w:rFonts w:ascii="Candara" w:hAnsi="Candara"/>
          <w:sz w:val="24"/>
          <w:szCs w:val="24"/>
        </w:rPr>
        <w:t>The attendees shared views and perspectives on various issues hampering effective</w:t>
      </w:r>
      <w:r>
        <w:rPr>
          <w:rStyle w:val="A6"/>
          <w:rFonts w:ascii="Candara" w:hAnsi="Candara"/>
          <w:sz w:val="24"/>
          <w:szCs w:val="24"/>
        </w:rPr>
        <w:t xml:space="preserve"> school attendance, GBV and stigma amongst people living with HIV</w:t>
      </w:r>
      <w:r w:rsidR="00C84C8D" w:rsidRPr="00C84C8D">
        <w:rPr>
          <w:rStyle w:val="A6"/>
          <w:rFonts w:ascii="Candara" w:hAnsi="Candara"/>
          <w:sz w:val="24"/>
          <w:szCs w:val="24"/>
        </w:rPr>
        <w:t xml:space="preserve"> in the area</w:t>
      </w:r>
      <w:r>
        <w:rPr>
          <w:rStyle w:val="A6"/>
          <w:rFonts w:ascii="Candara" w:hAnsi="Candara"/>
          <w:sz w:val="24"/>
          <w:szCs w:val="24"/>
        </w:rPr>
        <w:t>.</w:t>
      </w:r>
      <w:r w:rsidR="00C84C8D" w:rsidRPr="00C84C8D">
        <w:rPr>
          <w:rStyle w:val="A6"/>
          <w:rFonts w:ascii="Candara" w:hAnsi="Candara"/>
          <w:sz w:val="24"/>
          <w:szCs w:val="24"/>
        </w:rPr>
        <w:t xml:space="preserve">  </w:t>
      </w:r>
    </w:p>
    <w:p w:rsidR="00F04A15" w:rsidRDefault="00F04A15">
      <w:pPr>
        <w:rPr>
          <w:rStyle w:val="A6"/>
          <w:rFonts w:ascii="Candara" w:hAnsi="Candara"/>
          <w:sz w:val="24"/>
          <w:szCs w:val="24"/>
        </w:rPr>
      </w:pPr>
    </w:p>
    <w:p w:rsidR="009E313C" w:rsidRDefault="00F04A15" w:rsidP="00F04A15">
      <w:pPr>
        <w:rPr>
          <w:rStyle w:val="A6"/>
          <w:rFonts w:ascii="Candara" w:hAnsi="Candara"/>
          <w:sz w:val="24"/>
          <w:szCs w:val="24"/>
        </w:rPr>
      </w:pPr>
      <w:r>
        <w:rPr>
          <w:rStyle w:val="A6"/>
          <w:rFonts w:ascii="Candara" w:hAnsi="Candara"/>
          <w:sz w:val="24"/>
          <w:szCs w:val="24"/>
        </w:rPr>
        <w:t>The meeting bega</w:t>
      </w:r>
      <w:r w:rsidRPr="00F04A15">
        <w:rPr>
          <w:rStyle w:val="A6"/>
          <w:rFonts w:ascii="Candara" w:hAnsi="Candara"/>
          <w:sz w:val="24"/>
          <w:szCs w:val="24"/>
        </w:rPr>
        <w:t>n with</w:t>
      </w:r>
      <w:r>
        <w:rPr>
          <w:rStyle w:val="A6"/>
          <w:rFonts w:ascii="Candara" w:hAnsi="Candara"/>
          <w:sz w:val="24"/>
          <w:szCs w:val="24"/>
        </w:rPr>
        <w:t xml:space="preserve"> an opening prayer by a TBA, </w:t>
      </w:r>
      <w:r w:rsidRPr="00F04A15">
        <w:rPr>
          <w:rStyle w:val="A6"/>
          <w:rFonts w:ascii="Candara" w:hAnsi="Candara"/>
          <w:sz w:val="24"/>
          <w:szCs w:val="24"/>
        </w:rPr>
        <w:t xml:space="preserve">Deliberations followed thereafter on the topics presented on including issues relating to </w:t>
      </w:r>
      <w:r>
        <w:rPr>
          <w:rStyle w:val="A6"/>
          <w:rFonts w:ascii="Candara" w:hAnsi="Candara"/>
          <w:sz w:val="24"/>
          <w:szCs w:val="24"/>
        </w:rPr>
        <w:t xml:space="preserve">increase in out of school children, GBV, stigma and discrimination. </w:t>
      </w:r>
      <w:r w:rsidR="00FF5C7F">
        <w:rPr>
          <w:rStyle w:val="A6"/>
          <w:rFonts w:ascii="Candara" w:hAnsi="Candara"/>
          <w:sz w:val="24"/>
          <w:szCs w:val="24"/>
        </w:rPr>
        <w:t xml:space="preserve">The facilitator, </w:t>
      </w:r>
      <w:r w:rsidR="00FF5C7F" w:rsidRPr="00FF5C7F">
        <w:rPr>
          <w:rStyle w:val="A6"/>
          <w:rFonts w:ascii="Candara" w:hAnsi="Candara"/>
          <w:sz w:val="24"/>
          <w:szCs w:val="24"/>
        </w:rPr>
        <w:t>educated the team on issues of stigma</w:t>
      </w:r>
      <w:r w:rsidR="00FF5C7F">
        <w:t xml:space="preserve">, how to </w:t>
      </w:r>
      <w:r w:rsidR="00FF5C7F">
        <w:lastRenderedPageBreak/>
        <w:t>reduce/curb it,</w:t>
      </w:r>
      <w:r w:rsidR="009E313C">
        <w:t xml:space="preserve"> the referral pathway of cases and the </w:t>
      </w:r>
      <w:r w:rsidR="00FF5C7F" w:rsidRPr="00FF5C7F">
        <w:t xml:space="preserve">dangers of stigmatization which </w:t>
      </w:r>
      <w:r w:rsidR="009E313C">
        <w:t>he stated to include;</w:t>
      </w:r>
      <w:r w:rsidR="00FF5C7F" w:rsidRPr="00FF5C7F">
        <w:t xml:space="preserve"> depression, aggr</w:t>
      </w:r>
      <w:r w:rsidR="009E313C">
        <w:t xml:space="preserve">avated spread of the virus and </w:t>
      </w:r>
      <w:r w:rsidR="00FF5C7F" w:rsidRPr="00FF5C7F">
        <w:t>death of the infected person</w:t>
      </w:r>
      <w:r w:rsidR="009E313C">
        <w:t>.</w:t>
      </w:r>
      <w:r w:rsidR="00FF5C7F" w:rsidRPr="00FF5C7F">
        <w:t xml:space="preserve">  </w:t>
      </w:r>
      <w:r w:rsidR="00FF5C7F">
        <w:rPr>
          <w:rStyle w:val="A6"/>
          <w:rFonts w:ascii="Candara" w:hAnsi="Candara"/>
          <w:sz w:val="24"/>
          <w:szCs w:val="24"/>
        </w:rPr>
        <w:t>Misconceptions around HIV and</w:t>
      </w:r>
      <w:r w:rsidR="00FF5C7F" w:rsidRPr="00FF5C7F">
        <w:rPr>
          <w:rStyle w:val="A6"/>
          <w:rFonts w:ascii="Candara" w:hAnsi="Candara"/>
          <w:sz w:val="24"/>
          <w:szCs w:val="24"/>
        </w:rPr>
        <w:t xml:space="preserve"> people living with it were discussed bringing out numerous cultural beliefs that discouraged some people living with HIV</w:t>
      </w:r>
      <w:r w:rsidR="009E313C">
        <w:rPr>
          <w:rStyle w:val="A6"/>
          <w:rFonts w:ascii="Candara" w:hAnsi="Candara"/>
          <w:sz w:val="24"/>
          <w:szCs w:val="24"/>
        </w:rPr>
        <w:t xml:space="preserve"> from</w:t>
      </w:r>
      <w:r w:rsidR="00FF5C7F" w:rsidRPr="00FF5C7F">
        <w:rPr>
          <w:rStyle w:val="A6"/>
          <w:rFonts w:ascii="Candara" w:hAnsi="Candara"/>
          <w:sz w:val="24"/>
          <w:szCs w:val="24"/>
        </w:rPr>
        <w:t xml:space="preserve"> seeking medical attention.</w:t>
      </w:r>
      <w:r w:rsidR="00FF5C7F">
        <w:rPr>
          <w:rStyle w:val="A6"/>
          <w:rFonts w:ascii="Candara" w:hAnsi="Candara"/>
          <w:sz w:val="24"/>
          <w:szCs w:val="24"/>
        </w:rPr>
        <w:t xml:space="preserve"> </w:t>
      </w:r>
    </w:p>
    <w:p w:rsidR="00F04A15" w:rsidRPr="009E313C" w:rsidRDefault="009E313C" w:rsidP="00F04A15">
      <w:pPr>
        <w:rPr>
          <w:rStyle w:val="A6"/>
          <w:rFonts w:cs="Times New Roman"/>
          <w:color w:val="auto"/>
          <w:sz w:val="22"/>
          <w:szCs w:val="22"/>
        </w:rPr>
      </w:pPr>
      <w:r>
        <w:rPr>
          <w:rStyle w:val="A6"/>
          <w:rFonts w:ascii="Candara" w:hAnsi="Candara"/>
          <w:sz w:val="24"/>
          <w:szCs w:val="24"/>
        </w:rPr>
        <w:t>The Community system strengthening Officer talked on gender based violence r</w:t>
      </w:r>
      <w:r w:rsidR="00FF5C7F" w:rsidRPr="00FF5C7F">
        <w:rPr>
          <w:rStyle w:val="A6"/>
          <w:rFonts w:ascii="Candara" w:hAnsi="Candara"/>
          <w:sz w:val="24"/>
          <w:szCs w:val="24"/>
        </w:rPr>
        <w:t xml:space="preserve">eminding </w:t>
      </w:r>
      <w:r>
        <w:rPr>
          <w:rStyle w:val="A6"/>
          <w:rFonts w:ascii="Candara" w:hAnsi="Candara"/>
          <w:sz w:val="24"/>
          <w:szCs w:val="24"/>
        </w:rPr>
        <w:t xml:space="preserve">participants </w:t>
      </w:r>
      <w:r w:rsidR="00FF5C7F" w:rsidRPr="00FF5C7F">
        <w:rPr>
          <w:rStyle w:val="A6"/>
          <w:rFonts w:ascii="Candara" w:hAnsi="Candara"/>
          <w:sz w:val="24"/>
          <w:szCs w:val="24"/>
        </w:rPr>
        <w:t>of the dangers it poses to the family, child, abuser, abused and the community as a whole if nothing is done to stop and reduce</w:t>
      </w:r>
      <w:r>
        <w:rPr>
          <w:rStyle w:val="A6"/>
          <w:rFonts w:ascii="Candara" w:hAnsi="Candara"/>
          <w:sz w:val="24"/>
          <w:szCs w:val="24"/>
        </w:rPr>
        <w:t xml:space="preserve"> the occurrence in the Communities.</w:t>
      </w:r>
    </w:p>
    <w:p w:rsidR="00C62ADF" w:rsidRDefault="009E313C">
      <w:pPr>
        <w:rPr>
          <w:rStyle w:val="A6"/>
          <w:rFonts w:ascii="Candara" w:hAnsi="Candara"/>
          <w:sz w:val="24"/>
          <w:szCs w:val="24"/>
        </w:rPr>
      </w:pPr>
      <w:r>
        <w:rPr>
          <w:rStyle w:val="A6"/>
          <w:rFonts w:hAnsi="Candara"/>
          <w:sz w:val="24"/>
          <w:szCs w:val="24"/>
        </w:rPr>
        <w:t xml:space="preserve">The </w:t>
      </w:r>
      <w:r w:rsidR="00476FD7">
        <w:rPr>
          <w:rStyle w:val="A6"/>
          <w:rFonts w:hAnsi="Candara"/>
          <w:sz w:val="24"/>
          <w:szCs w:val="24"/>
        </w:rPr>
        <w:t>legal officer educated the group on the legal ramifications of stigmatisation and gender based violence. He reminded the group that as long as the individual is a Nigerian that i</w:t>
      </w:r>
      <w:r w:rsidR="00476FD7">
        <w:rPr>
          <w:rStyle w:val="A6"/>
          <w:rFonts w:hAnsi="Candara"/>
          <w:sz w:val="24"/>
          <w:szCs w:val="24"/>
        </w:rPr>
        <w:t xml:space="preserve">ndividual if HIV positive or not is protected by the constitution and as such be treated like a Nigerian. He also reminded the group of the human rights which condems victimisation of weaker sex which leads to gender base violence in our society. </w:t>
      </w:r>
    </w:p>
    <w:p w:rsidR="00C62ADF" w:rsidRDefault="00476FD7">
      <w:pPr>
        <w:spacing w:line="240" w:lineRule="auto"/>
        <w:jc w:val="both"/>
        <w:rPr>
          <w:rStyle w:val="A6"/>
          <w:rFonts w:ascii="Candara" w:hAnsi="Candara"/>
          <w:sz w:val="24"/>
          <w:szCs w:val="24"/>
        </w:rPr>
      </w:pPr>
      <w:r>
        <w:rPr>
          <w:rStyle w:val="A6"/>
          <w:rFonts w:hAnsi="Candara"/>
          <w:sz w:val="24"/>
          <w:szCs w:val="24"/>
        </w:rPr>
        <w:t>After th</w:t>
      </w:r>
      <w:r>
        <w:rPr>
          <w:rStyle w:val="A6"/>
          <w:rFonts w:hAnsi="Candara"/>
          <w:sz w:val="24"/>
          <w:szCs w:val="24"/>
        </w:rPr>
        <w:t>is questions were asked by participants:</w:t>
      </w:r>
    </w:p>
    <w:p w:rsidR="00C62ADF" w:rsidRDefault="00476FD7">
      <w:pPr>
        <w:spacing w:line="240" w:lineRule="auto"/>
        <w:jc w:val="both"/>
        <w:rPr>
          <w:rStyle w:val="A6"/>
          <w:rFonts w:ascii="Candara" w:hAnsi="Candara"/>
          <w:sz w:val="24"/>
          <w:szCs w:val="24"/>
        </w:rPr>
      </w:pPr>
      <w:r>
        <w:rPr>
          <w:rStyle w:val="A6"/>
          <w:rFonts w:hAnsi="Candara"/>
          <w:sz w:val="24"/>
          <w:szCs w:val="24"/>
        </w:rPr>
        <w:t xml:space="preserve">1. Chief Joseph asked how do we help an HIV  positive person if they tell us they are positive? He also asked how to remove anger and strive from quarrels. </w:t>
      </w:r>
    </w:p>
    <w:p w:rsidR="00C62ADF" w:rsidRDefault="00476FD7">
      <w:pPr>
        <w:spacing w:line="240" w:lineRule="auto"/>
        <w:jc w:val="both"/>
        <w:rPr>
          <w:rStyle w:val="A6"/>
          <w:rFonts w:ascii="Candara" w:hAnsi="Candara"/>
          <w:sz w:val="24"/>
          <w:szCs w:val="24"/>
        </w:rPr>
      </w:pPr>
      <w:r>
        <w:rPr>
          <w:rStyle w:val="A6"/>
          <w:rFonts w:hAnsi="Candara"/>
          <w:sz w:val="24"/>
          <w:szCs w:val="24"/>
        </w:rPr>
        <w:t>2. Pastor Bassey asked what do we do when we find a new ca</w:t>
      </w:r>
      <w:r>
        <w:rPr>
          <w:rStyle w:val="A6"/>
          <w:rFonts w:hAnsi="Candara"/>
          <w:sz w:val="24"/>
          <w:szCs w:val="24"/>
        </w:rPr>
        <w:t>se.</w:t>
      </w:r>
    </w:p>
    <w:p w:rsidR="00C62ADF" w:rsidRDefault="00476FD7">
      <w:pPr>
        <w:spacing w:line="240" w:lineRule="auto"/>
        <w:jc w:val="both"/>
        <w:rPr>
          <w:rStyle w:val="A6"/>
          <w:rFonts w:ascii="Candara" w:hAnsi="Candara"/>
          <w:sz w:val="24"/>
          <w:szCs w:val="24"/>
        </w:rPr>
      </w:pPr>
      <w:r>
        <w:rPr>
          <w:rStyle w:val="A6"/>
          <w:rFonts w:hAnsi="Candara"/>
          <w:sz w:val="24"/>
          <w:szCs w:val="24"/>
        </w:rPr>
        <w:t xml:space="preserve">3. Madam Arit asked what do we do with abusers and women beaters. </w:t>
      </w:r>
    </w:p>
    <w:p w:rsidR="00C62ADF" w:rsidRDefault="00476FD7">
      <w:pPr>
        <w:spacing w:line="240" w:lineRule="auto"/>
        <w:jc w:val="both"/>
        <w:rPr>
          <w:rFonts w:ascii="Candara" w:hAnsi="Candara" w:cs="Alright Sans Regular"/>
          <w:color w:val="000000"/>
          <w:sz w:val="24"/>
          <w:szCs w:val="24"/>
        </w:rPr>
      </w:pPr>
      <w:r>
        <w:rPr>
          <w:rStyle w:val="A6"/>
          <w:rFonts w:hAnsi="Candara"/>
          <w:sz w:val="24"/>
          <w:szCs w:val="24"/>
        </w:rPr>
        <w:t>Mr. Ubong answered the question starting with the chief's question: the only way to help a positive client is by referring them to Health center or hospital, he also mentioned that wisdom in settling disputes between supposed spouses is important and final</w:t>
      </w:r>
      <w:r>
        <w:rPr>
          <w:rStyle w:val="A6"/>
          <w:rFonts w:hAnsi="Candara"/>
          <w:sz w:val="24"/>
          <w:szCs w:val="24"/>
        </w:rPr>
        <w:t xml:space="preserve">ly resolving disputes and reporting cases of stigmatisation and gender based violence to the appropriate authority. </w:t>
      </w:r>
    </w:p>
    <w:p w:rsidR="00C62ADF" w:rsidRDefault="00476FD7">
      <w:pPr>
        <w:spacing w:line="240" w:lineRule="auto"/>
        <w:jc w:val="both"/>
        <w:rPr>
          <w:rFonts w:ascii="Candara" w:hAnsi="Candara" w:cs="Alright Sans Regular"/>
          <w:color w:val="000000"/>
          <w:sz w:val="24"/>
          <w:szCs w:val="24"/>
        </w:rPr>
      </w:pPr>
      <w:r>
        <w:rPr>
          <w:rStyle w:val="A6"/>
          <w:rFonts w:hAnsi="Candara"/>
          <w:sz w:val="24"/>
          <w:szCs w:val="24"/>
        </w:rPr>
        <w:t xml:space="preserve">After much deliberation a team was setup to look into cases of stigma and gender-based violence with MR ENO as the Chairman of the team. </w:t>
      </w:r>
    </w:p>
    <w:p w:rsidR="00C62ADF" w:rsidRDefault="00C62ADF">
      <w:pPr>
        <w:spacing w:line="240" w:lineRule="auto"/>
        <w:jc w:val="both"/>
        <w:rPr>
          <w:rFonts w:ascii="Candara" w:hAnsi="Candara" w:cs="Alright Sans Regular"/>
          <w:color w:val="000000"/>
          <w:sz w:val="24"/>
          <w:szCs w:val="24"/>
        </w:rPr>
      </w:pPr>
    </w:p>
    <w:p w:rsidR="00C62ADF" w:rsidRDefault="00476FD7" w:rsidP="003F7874">
      <w:pPr>
        <w:pStyle w:val="Heading2"/>
        <w:numPr>
          <w:ilvl w:val="0"/>
          <w:numId w:val="1"/>
        </w:numPr>
        <w:tabs>
          <w:tab w:val="left" w:pos="360"/>
        </w:tabs>
        <w:spacing w:line="240" w:lineRule="auto"/>
        <w:jc w:val="both"/>
        <w:rPr>
          <w:rFonts w:ascii="Candara" w:hAnsi="Candara"/>
          <w:b w:val="0"/>
          <w:szCs w:val="24"/>
        </w:rPr>
      </w:pPr>
      <w:r>
        <w:rPr>
          <w:rFonts w:ascii="Candara" w:hAnsi="Candara"/>
          <w:szCs w:val="24"/>
        </w:rPr>
        <w:t xml:space="preserve">Output: </w:t>
      </w:r>
    </w:p>
    <w:p w:rsidR="00C62ADF" w:rsidRDefault="00476FD7">
      <w:pPr>
        <w:pStyle w:val="ListParagraph"/>
        <w:numPr>
          <w:ilvl w:val="0"/>
          <w:numId w:val="4"/>
        </w:numPr>
        <w:spacing w:line="240" w:lineRule="auto"/>
        <w:rPr>
          <w:rFonts w:ascii="Candara" w:hAnsi="Candara"/>
          <w:sz w:val="24"/>
          <w:szCs w:val="24"/>
        </w:rPr>
      </w:pPr>
      <w:r>
        <w:rPr>
          <w:rFonts w:hAnsi="Candara"/>
          <w:sz w:val="24"/>
          <w:szCs w:val="24"/>
        </w:rPr>
        <w:t>13</w:t>
      </w:r>
      <w:r>
        <w:rPr>
          <w:rFonts w:ascii="Candara" w:hAnsi="Candara"/>
          <w:sz w:val="24"/>
          <w:szCs w:val="24"/>
        </w:rPr>
        <w:t>(</w:t>
      </w:r>
      <w:r w:rsidR="00A1758D">
        <w:rPr>
          <w:rFonts w:ascii="Candara" w:hAnsi="Candara"/>
          <w:sz w:val="24"/>
          <w:szCs w:val="24"/>
        </w:rPr>
        <w:t>11M:2</w:t>
      </w:r>
      <w:r>
        <w:rPr>
          <w:rFonts w:ascii="Candara" w:hAnsi="Candara"/>
          <w:sz w:val="24"/>
          <w:szCs w:val="24"/>
        </w:rPr>
        <w:t>F</w:t>
      </w:r>
      <w:r>
        <w:rPr>
          <w:rFonts w:ascii="Candara" w:hAnsi="Candara"/>
          <w:sz w:val="24"/>
          <w:szCs w:val="24"/>
        </w:rPr>
        <w:t>) persons were in attendance.</w:t>
      </w:r>
    </w:p>
    <w:p w:rsidR="00C62ADF" w:rsidRDefault="00C62ADF">
      <w:pPr>
        <w:pStyle w:val="ListParagraph"/>
        <w:spacing w:line="240" w:lineRule="auto"/>
        <w:rPr>
          <w:rFonts w:ascii="Candara" w:hAnsi="Candara"/>
          <w:sz w:val="24"/>
          <w:szCs w:val="24"/>
        </w:rPr>
      </w:pPr>
    </w:p>
    <w:p w:rsidR="00C62ADF" w:rsidRPr="003F7874" w:rsidRDefault="00476FD7" w:rsidP="003F7874">
      <w:pPr>
        <w:pStyle w:val="ListParagraph"/>
        <w:numPr>
          <w:ilvl w:val="0"/>
          <w:numId w:val="1"/>
        </w:numPr>
        <w:spacing w:line="240" w:lineRule="auto"/>
        <w:rPr>
          <w:rFonts w:ascii="Candara" w:hAnsi="Candara"/>
          <w:b/>
          <w:sz w:val="24"/>
          <w:szCs w:val="24"/>
        </w:rPr>
      </w:pPr>
      <w:r w:rsidRPr="003F7874">
        <w:rPr>
          <w:rFonts w:ascii="Candara" w:hAnsi="Candara"/>
          <w:b/>
          <w:sz w:val="24"/>
          <w:szCs w:val="24"/>
        </w:rPr>
        <w:t xml:space="preserve">Outcome </w:t>
      </w:r>
    </w:p>
    <w:p w:rsidR="00C62ADF" w:rsidRDefault="00A1758D" w:rsidP="00A1758D">
      <w:pPr>
        <w:pStyle w:val="ListParagraph"/>
        <w:numPr>
          <w:ilvl w:val="0"/>
          <w:numId w:val="8"/>
        </w:numPr>
        <w:rPr>
          <w:rFonts w:ascii="Candara" w:hAnsi="Candara"/>
          <w:sz w:val="24"/>
          <w:szCs w:val="24"/>
        </w:rPr>
      </w:pPr>
      <w:r>
        <w:rPr>
          <w:rFonts w:ascii="Candara" w:hAnsi="Candara"/>
          <w:sz w:val="24"/>
          <w:szCs w:val="24"/>
        </w:rPr>
        <w:t>A Task Team</w:t>
      </w:r>
      <w:r w:rsidRPr="00A1758D">
        <w:rPr>
          <w:rFonts w:ascii="Candara" w:hAnsi="Candara"/>
          <w:sz w:val="24"/>
          <w:szCs w:val="24"/>
        </w:rPr>
        <w:t xml:space="preserve"> is to be setup to address the issues discussed during the dialogue session.</w:t>
      </w:r>
    </w:p>
    <w:p w:rsidR="00A1758D" w:rsidRPr="00A1758D" w:rsidRDefault="00A1758D" w:rsidP="00A1758D">
      <w:pPr>
        <w:pStyle w:val="ListParagraph"/>
        <w:numPr>
          <w:ilvl w:val="0"/>
          <w:numId w:val="8"/>
        </w:numPr>
        <w:rPr>
          <w:rFonts w:ascii="Candara" w:hAnsi="Candara"/>
          <w:sz w:val="24"/>
          <w:szCs w:val="24"/>
        </w:rPr>
      </w:pPr>
      <w:r>
        <w:rPr>
          <w:rFonts w:ascii="Candara" w:hAnsi="Candara"/>
          <w:sz w:val="24"/>
          <w:szCs w:val="24"/>
        </w:rPr>
        <w:t>Participants have knowledge on the referral pathway as it concerns HIV identification</w:t>
      </w:r>
    </w:p>
    <w:p w:rsidR="00C62ADF" w:rsidRDefault="00476FD7">
      <w:pPr>
        <w:pStyle w:val="ListParagraph"/>
        <w:numPr>
          <w:ilvl w:val="0"/>
          <w:numId w:val="8"/>
        </w:numPr>
        <w:spacing w:line="240" w:lineRule="auto"/>
        <w:rPr>
          <w:rFonts w:ascii="Candara" w:hAnsi="Candara"/>
          <w:sz w:val="24"/>
          <w:szCs w:val="24"/>
        </w:rPr>
      </w:pPr>
      <w:r>
        <w:rPr>
          <w:rFonts w:ascii="Candara" w:hAnsi="Candara"/>
          <w:sz w:val="24"/>
          <w:szCs w:val="24"/>
        </w:rPr>
        <w:t>I</w:t>
      </w:r>
      <w:r>
        <w:rPr>
          <w:rFonts w:ascii="Candara" w:hAnsi="Candara"/>
          <w:sz w:val="24"/>
          <w:szCs w:val="24"/>
        </w:rPr>
        <w:t>ssues surrounding gender based violence</w:t>
      </w:r>
      <w:r w:rsidR="00A1758D">
        <w:rPr>
          <w:rFonts w:ascii="Candara" w:hAnsi="Candara"/>
          <w:sz w:val="24"/>
          <w:szCs w:val="24"/>
        </w:rPr>
        <w:t xml:space="preserve">, stigma and discrimination were </w:t>
      </w:r>
      <w:r>
        <w:rPr>
          <w:rFonts w:ascii="Candara" w:hAnsi="Candara"/>
          <w:sz w:val="24"/>
          <w:szCs w:val="24"/>
        </w:rPr>
        <w:t xml:space="preserve">discussed. </w:t>
      </w:r>
    </w:p>
    <w:p w:rsidR="00C62ADF" w:rsidRDefault="00C62ADF">
      <w:pPr>
        <w:pStyle w:val="ListParagraph"/>
        <w:spacing w:line="240" w:lineRule="auto"/>
        <w:rPr>
          <w:rFonts w:ascii="Candara" w:hAnsi="Candara"/>
          <w:sz w:val="24"/>
          <w:szCs w:val="24"/>
        </w:rPr>
      </w:pPr>
    </w:p>
    <w:p w:rsidR="00C62ADF" w:rsidRDefault="00C62ADF">
      <w:pPr>
        <w:spacing w:line="240" w:lineRule="auto"/>
        <w:rPr>
          <w:rFonts w:ascii="Candara" w:hAnsi="Candara"/>
          <w:sz w:val="24"/>
          <w:szCs w:val="24"/>
        </w:rPr>
      </w:pPr>
    </w:p>
    <w:p w:rsidR="00C62ADF" w:rsidRDefault="00C62ADF">
      <w:pPr>
        <w:spacing w:line="240" w:lineRule="auto"/>
        <w:rPr>
          <w:rFonts w:ascii="Candara" w:hAnsi="Candara"/>
          <w:sz w:val="24"/>
          <w:szCs w:val="24"/>
        </w:rPr>
      </w:pPr>
    </w:p>
    <w:p w:rsidR="00C62ADF" w:rsidRDefault="00476FD7">
      <w:pPr>
        <w:pStyle w:val="Heading2"/>
        <w:numPr>
          <w:ilvl w:val="0"/>
          <w:numId w:val="3"/>
        </w:numPr>
        <w:tabs>
          <w:tab w:val="left" w:pos="360"/>
        </w:tabs>
        <w:spacing w:line="240" w:lineRule="auto"/>
        <w:ind w:left="0" w:firstLine="0"/>
        <w:jc w:val="both"/>
        <w:rPr>
          <w:rFonts w:ascii="Candara" w:hAnsi="Candara"/>
          <w:szCs w:val="24"/>
        </w:rPr>
      </w:pPr>
      <w:r>
        <w:rPr>
          <w:rFonts w:ascii="Candara" w:hAnsi="Candara"/>
          <w:szCs w:val="24"/>
        </w:rPr>
        <w:t>Challenges:</w:t>
      </w:r>
    </w:p>
    <w:p w:rsidR="00C62ADF" w:rsidRPr="00A1758D" w:rsidRDefault="00A1758D" w:rsidP="00A1758D">
      <w:pPr>
        <w:pStyle w:val="ListParagraph"/>
        <w:numPr>
          <w:ilvl w:val="0"/>
          <w:numId w:val="5"/>
        </w:numPr>
        <w:spacing w:line="240" w:lineRule="auto"/>
        <w:rPr>
          <w:rFonts w:ascii="Candara" w:hAnsi="Candara"/>
          <w:sz w:val="24"/>
          <w:szCs w:val="24"/>
        </w:rPr>
      </w:pPr>
      <w:r w:rsidRPr="00A1758D">
        <w:rPr>
          <w:rFonts w:ascii="Candara" w:hAnsi="Candara"/>
          <w:sz w:val="24"/>
          <w:szCs w:val="24"/>
        </w:rPr>
        <w:t>The sessions started late as a result of the participant’s late arrival; this posed the challenge of having detailed</w:t>
      </w:r>
      <w:r>
        <w:rPr>
          <w:rFonts w:ascii="Candara" w:hAnsi="Candara"/>
          <w:sz w:val="24"/>
          <w:szCs w:val="24"/>
        </w:rPr>
        <w:t xml:space="preserve"> discussions most especially on out of school children.</w:t>
      </w:r>
    </w:p>
    <w:p w:rsidR="00C62ADF" w:rsidRDefault="00C62ADF">
      <w:pPr>
        <w:pStyle w:val="ListParagraph"/>
        <w:spacing w:line="240" w:lineRule="auto"/>
        <w:rPr>
          <w:rFonts w:ascii="Candara" w:hAnsi="Candara"/>
          <w:sz w:val="24"/>
          <w:szCs w:val="24"/>
        </w:rPr>
      </w:pPr>
    </w:p>
    <w:p w:rsidR="00C62ADF" w:rsidRDefault="00476FD7">
      <w:pPr>
        <w:pStyle w:val="Heading2"/>
        <w:numPr>
          <w:ilvl w:val="0"/>
          <w:numId w:val="3"/>
        </w:numPr>
        <w:tabs>
          <w:tab w:val="left" w:pos="360"/>
        </w:tabs>
        <w:spacing w:line="240" w:lineRule="auto"/>
        <w:ind w:left="0" w:firstLine="0"/>
        <w:jc w:val="both"/>
        <w:rPr>
          <w:rFonts w:ascii="Candara" w:hAnsi="Candara"/>
          <w:szCs w:val="24"/>
        </w:rPr>
      </w:pPr>
      <w:r>
        <w:rPr>
          <w:rFonts w:ascii="Candara" w:hAnsi="Candara"/>
          <w:szCs w:val="24"/>
        </w:rPr>
        <w:t>Recommendations</w:t>
      </w:r>
    </w:p>
    <w:p w:rsidR="00C62ADF" w:rsidRDefault="00A1758D">
      <w:pPr>
        <w:pStyle w:val="ListParagraph"/>
        <w:numPr>
          <w:ilvl w:val="0"/>
          <w:numId w:val="6"/>
        </w:numPr>
        <w:spacing w:line="240" w:lineRule="auto"/>
        <w:rPr>
          <w:rFonts w:ascii="Candara" w:hAnsi="Candara"/>
          <w:sz w:val="24"/>
          <w:szCs w:val="24"/>
        </w:rPr>
      </w:pPr>
      <w:r>
        <w:rPr>
          <w:rFonts w:ascii="Candara" w:hAnsi="Candara"/>
          <w:sz w:val="24"/>
          <w:szCs w:val="24"/>
        </w:rPr>
        <w:t xml:space="preserve">Issues on increased number of children of school age and the </w:t>
      </w:r>
      <w:r w:rsidR="00A87FC7">
        <w:rPr>
          <w:rFonts w:ascii="Candara" w:hAnsi="Candara"/>
          <w:sz w:val="24"/>
          <w:szCs w:val="24"/>
        </w:rPr>
        <w:t>ways to address it to be discussed elaborately during the next meeting.</w:t>
      </w:r>
    </w:p>
    <w:p w:rsidR="00C62ADF" w:rsidRDefault="00C62ADF">
      <w:pPr>
        <w:spacing w:line="240" w:lineRule="auto"/>
        <w:rPr>
          <w:rFonts w:ascii="Candara" w:hAnsi="Candara"/>
          <w:sz w:val="24"/>
          <w:szCs w:val="24"/>
        </w:rPr>
      </w:pPr>
    </w:p>
    <w:p w:rsidR="00C62ADF" w:rsidRDefault="003F7874">
      <w:pPr>
        <w:spacing w:after="0" w:line="240" w:lineRule="auto"/>
        <w:jc w:val="both"/>
        <w:rPr>
          <w:rFonts w:ascii="Candara" w:hAnsi="Candara"/>
          <w:b/>
          <w:sz w:val="24"/>
          <w:szCs w:val="24"/>
          <w:lang w:val="en-GB"/>
        </w:rPr>
      </w:pPr>
      <w:r>
        <w:rPr>
          <w:rFonts w:ascii="Candara" w:hAnsi="Candara"/>
          <w:b/>
          <w:sz w:val="24"/>
          <w:szCs w:val="24"/>
        </w:rPr>
        <w:t>7</w:t>
      </w:r>
      <w:r w:rsidR="00476FD7">
        <w:rPr>
          <w:rFonts w:ascii="Candara" w:hAnsi="Candara"/>
          <w:b/>
          <w:sz w:val="24"/>
          <w:szCs w:val="24"/>
          <w:lang w:val="en-GB"/>
        </w:rPr>
        <w:t>. Follow Up Action</w:t>
      </w:r>
    </w:p>
    <w:p w:rsidR="00C62ADF" w:rsidRDefault="00476FD7">
      <w:pPr>
        <w:pStyle w:val="ListParagraph"/>
        <w:numPr>
          <w:ilvl w:val="0"/>
          <w:numId w:val="7"/>
        </w:numPr>
        <w:spacing w:line="240" w:lineRule="auto"/>
        <w:rPr>
          <w:rFonts w:ascii="Candara" w:hAnsi="Candara"/>
          <w:sz w:val="24"/>
          <w:szCs w:val="24"/>
        </w:rPr>
      </w:pPr>
      <w:r>
        <w:rPr>
          <w:rFonts w:ascii="Candara" w:hAnsi="Candara"/>
          <w:sz w:val="24"/>
          <w:szCs w:val="24"/>
        </w:rPr>
        <w:t xml:space="preserve">Setting up a commitee. </w:t>
      </w:r>
    </w:p>
    <w:p w:rsidR="00C62ADF" w:rsidRDefault="00476FD7">
      <w:pPr>
        <w:pStyle w:val="ListParagraph"/>
        <w:numPr>
          <w:ilvl w:val="0"/>
          <w:numId w:val="6"/>
        </w:numPr>
        <w:spacing w:line="240" w:lineRule="auto"/>
        <w:rPr>
          <w:rFonts w:ascii="Candara" w:hAnsi="Candara"/>
          <w:sz w:val="24"/>
          <w:szCs w:val="24"/>
        </w:rPr>
      </w:pPr>
      <w:r>
        <w:rPr>
          <w:rFonts w:ascii="Candara" w:hAnsi="Candara"/>
          <w:sz w:val="24"/>
          <w:szCs w:val="24"/>
        </w:rPr>
        <w:t xml:space="preserve">Identification for school that practice using of students on their personal farming and reporting them to the appropriate authority. </w:t>
      </w:r>
    </w:p>
    <w:p w:rsidR="00C62ADF" w:rsidRDefault="00476FD7">
      <w:pPr>
        <w:pStyle w:val="ListParagraph"/>
        <w:numPr>
          <w:ilvl w:val="0"/>
          <w:numId w:val="6"/>
        </w:numPr>
        <w:spacing w:line="240" w:lineRule="auto"/>
        <w:rPr>
          <w:rFonts w:ascii="Candara" w:hAnsi="Candara"/>
          <w:sz w:val="24"/>
          <w:szCs w:val="24"/>
        </w:rPr>
      </w:pPr>
      <w:r>
        <w:rPr>
          <w:rFonts w:ascii="Candara" w:hAnsi="Candara"/>
          <w:sz w:val="24"/>
          <w:szCs w:val="24"/>
        </w:rPr>
        <w:t>To set up a team of youths to monitor loiterin</w:t>
      </w:r>
      <w:r>
        <w:rPr>
          <w:rFonts w:ascii="Candara" w:hAnsi="Candara"/>
          <w:sz w:val="24"/>
          <w:szCs w:val="24"/>
        </w:rPr>
        <w:t>g during school hours.</w:t>
      </w:r>
    </w:p>
    <w:p w:rsidR="00C62ADF" w:rsidRDefault="00476FD7">
      <w:pPr>
        <w:pStyle w:val="ListParagraph"/>
        <w:numPr>
          <w:ilvl w:val="0"/>
          <w:numId w:val="6"/>
        </w:numPr>
        <w:spacing w:line="240" w:lineRule="auto"/>
        <w:rPr>
          <w:rFonts w:ascii="Candara" w:hAnsi="Candara"/>
          <w:sz w:val="24"/>
          <w:szCs w:val="24"/>
        </w:rPr>
      </w:pPr>
      <w:r>
        <w:rPr>
          <w:rFonts w:ascii="Candara" w:hAnsi="Candara"/>
          <w:sz w:val="24"/>
          <w:szCs w:val="24"/>
        </w:rPr>
        <w:t>To fine families of children who are seeing farming and Loitering during school hours.</w:t>
      </w:r>
    </w:p>
    <w:p w:rsidR="00C62ADF" w:rsidRDefault="00C62ADF">
      <w:pPr>
        <w:pStyle w:val="ListParagraph"/>
        <w:numPr>
          <w:ilvl w:val="0"/>
          <w:numId w:val="6"/>
        </w:numPr>
        <w:spacing w:line="240" w:lineRule="auto"/>
        <w:rPr>
          <w:rFonts w:ascii="Candara" w:hAnsi="Candara"/>
          <w:sz w:val="24"/>
          <w:szCs w:val="24"/>
        </w:rPr>
      </w:pPr>
    </w:p>
    <w:p w:rsidR="00C62ADF" w:rsidRDefault="00C62ADF">
      <w:pPr>
        <w:pStyle w:val="ListParagraph"/>
        <w:spacing w:after="0" w:line="240" w:lineRule="auto"/>
        <w:ind w:left="1080"/>
        <w:jc w:val="both"/>
        <w:rPr>
          <w:rFonts w:ascii="Candara" w:hAnsi="Candara"/>
          <w:bCs/>
          <w:sz w:val="24"/>
          <w:szCs w:val="24"/>
          <w:lang w:val="en-GB"/>
        </w:rPr>
      </w:pPr>
    </w:p>
    <w:p w:rsidR="00C62ADF" w:rsidRDefault="00C62ADF">
      <w:pPr>
        <w:pStyle w:val="ListParagraph"/>
        <w:spacing w:after="0" w:line="240" w:lineRule="auto"/>
        <w:ind w:left="1080"/>
        <w:jc w:val="both"/>
        <w:rPr>
          <w:rFonts w:ascii="Candara" w:hAnsi="Candara"/>
          <w:bCs/>
          <w:sz w:val="24"/>
          <w:szCs w:val="24"/>
          <w:lang w:val="en-GB"/>
        </w:rPr>
      </w:pPr>
    </w:p>
    <w:p w:rsidR="00C62ADF" w:rsidRPr="003F7874" w:rsidRDefault="00476FD7" w:rsidP="003F7874">
      <w:pPr>
        <w:pStyle w:val="ListParagraph"/>
        <w:numPr>
          <w:ilvl w:val="0"/>
          <w:numId w:val="10"/>
        </w:numPr>
        <w:spacing w:after="0" w:line="240" w:lineRule="auto"/>
        <w:rPr>
          <w:rFonts w:ascii="Candara" w:hAnsi="Candara"/>
          <w:b/>
          <w:bCs/>
          <w:sz w:val="24"/>
          <w:szCs w:val="24"/>
          <w:lang w:val="en-GB"/>
        </w:rPr>
      </w:pPr>
      <w:r w:rsidRPr="003F7874">
        <w:rPr>
          <w:rFonts w:ascii="Candara" w:hAnsi="Candara"/>
          <w:b/>
          <w:bCs/>
          <w:sz w:val="24"/>
          <w:szCs w:val="24"/>
          <w:lang w:val="en-GB"/>
        </w:rPr>
        <w:t>PICTURES</w:t>
      </w:r>
    </w:p>
    <w:p w:rsidR="00C62ADF" w:rsidRDefault="00476FD7">
      <w:pPr>
        <w:spacing w:after="0" w:line="240" w:lineRule="auto"/>
        <w:jc w:val="both"/>
        <w:rPr>
          <w:rFonts w:ascii="Candara" w:hAnsi="Candara"/>
          <w:noProof/>
          <w:sz w:val="24"/>
          <w:szCs w:val="24"/>
          <w:lang w:bidi="ar-SA"/>
        </w:rPr>
      </w:pPr>
      <w:r>
        <w:rPr>
          <w:rFonts w:hAnsi="Candara"/>
          <w:noProof/>
          <w:sz w:val="24"/>
          <w:szCs w:val="24"/>
          <w:lang w:bidi="ar-SA"/>
        </w:rPr>
        <w:t>L</w:t>
      </w:r>
      <w:r>
        <w:rPr>
          <w:rFonts w:hAnsi="Candara"/>
          <w:noProof/>
          <w:sz w:val="24"/>
          <w:szCs w:val="24"/>
          <w:lang w:bidi="ar-SA"/>
        </w:rPr>
        <w:t xml:space="preserve">GA TASK TEAM CORDINATION MEETING, </w:t>
      </w:r>
      <w:r>
        <w:rPr>
          <w:rFonts w:ascii="Candara" w:hAnsi="Candara"/>
          <w:noProof/>
          <w:sz w:val="24"/>
          <w:szCs w:val="24"/>
          <w:lang w:bidi="ar-SA"/>
        </w:rPr>
        <w:t>OKOBO</w:t>
      </w:r>
    </w:p>
    <w:p w:rsidR="00C62ADF" w:rsidRDefault="00C62ADF">
      <w:pPr>
        <w:spacing w:line="240" w:lineRule="auto"/>
        <w:rPr>
          <w:rFonts w:ascii="Candara" w:hAnsi="Candara"/>
          <w:sz w:val="24"/>
          <w:szCs w:val="24"/>
        </w:rPr>
      </w:pPr>
    </w:p>
    <w:p w:rsidR="003F7874" w:rsidRDefault="00476FD7">
      <w:pPr>
        <w:spacing w:line="240" w:lineRule="auto"/>
        <w:rPr>
          <w:noProof/>
          <w:lang w:bidi="ar-SA"/>
        </w:rPr>
      </w:pPr>
      <w:r>
        <w:rPr>
          <w:noProof/>
          <w:lang w:bidi="ar-SA"/>
        </w:rPr>
        <w:drawing>
          <wp:inline distT="0" distB="0" distL="114300" distR="114300">
            <wp:extent cx="2971800" cy="1485900"/>
            <wp:effectExtent l="0" t="0" r="0" b="0"/>
            <wp:docPr id="105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9" cstate="print"/>
                    <a:srcRect/>
                    <a:stretch/>
                  </pic:blipFill>
                  <pic:spPr>
                    <a:xfrm>
                      <a:off x="0" y="0"/>
                      <a:ext cx="2971800" cy="1485900"/>
                    </a:xfrm>
                    <a:prstGeom prst="rect">
                      <a:avLst/>
                    </a:prstGeom>
                  </pic:spPr>
                </pic:pic>
              </a:graphicData>
            </a:graphic>
          </wp:inline>
        </w:drawing>
      </w:r>
      <w:r>
        <w:rPr>
          <w:noProof/>
          <w:lang w:bidi="ar-SA"/>
        </w:rPr>
        <w:drawing>
          <wp:inline distT="0" distB="0" distL="114300" distR="114300">
            <wp:extent cx="2971800" cy="1485900"/>
            <wp:effectExtent l="0" t="0" r="0" b="0"/>
            <wp:docPr id="105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20" cstate="print"/>
                    <a:srcRect/>
                    <a:stretch/>
                  </pic:blipFill>
                  <pic:spPr>
                    <a:xfrm>
                      <a:off x="0" y="0"/>
                      <a:ext cx="2971800" cy="1485900"/>
                    </a:xfrm>
                    <a:prstGeom prst="rect">
                      <a:avLst/>
                    </a:prstGeom>
                  </pic:spPr>
                </pic:pic>
              </a:graphicData>
            </a:graphic>
          </wp:inline>
        </w:drawing>
      </w:r>
    </w:p>
    <w:p w:rsidR="00C62ADF" w:rsidRDefault="00476FD7">
      <w:pPr>
        <w:spacing w:line="240" w:lineRule="auto"/>
        <w:rPr>
          <w:rFonts w:ascii="Candara" w:hAnsi="Candara"/>
          <w:sz w:val="24"/>
          <w:szCs w:val="24"/>
        </w:rPr>
      </w:pPr>
      <w:r>
        <w:rPr>
          <w:noProof/>
          <w:lang w:bidi="ar-SA"/>
        </w:rPr>
        <w:drawing>
          <wp:inline distT="0" distB="0" distL="114300" distR="114300">
            <wp:extent cx="2971800" cy="1485900"/>
            <wp:effectExtent l="0" t="0" r="0" b="0"/>
            <wp:docPr id="106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21" cstate="print"/>
                    <a:srcRect/>
                    <a:stretch/>
                  </pic:blipFill>
                  <pic:spPr>
                    <a:xfrm>
                      <a:off x="0" y="0"/>
                      <a:ext cx="2971800" cy="1485900"/>
                    </a:xfrm>
                    <a:prstGeom prst="rect">
                      <a:avLst/>
                    </a:prstGeom>
                  </pic:spPr>
                </pic:pic>
              </a:graphicData>
            </a:graphic>
          </wp:inline>
        </w:drawing>
      </w:r>
      <w:r>
        <w:rPr>
          <w:noProof/>
          <w:lang w:bidi="ar-SA"/>
        </w:rPr>
        <w:drawing>
          <wp:inline distT="0" distB="0" distL="114300" distR="114300">
            <wp:extent cx="2971800" cy="1485900"/>
            <wp:effectExtent l="0" t="0" r="0" b="0"/>
            <wp:docPr id="106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22" cstate="print"/>
                    <a:srcRect/>
                    <a:stretch/>
                  </pic:blipFill>
                  <pic:spPr>
                    <a:xfrm>
                      <a:off x="0" y="0"/>
                      <a:ext cx="2971800" cy="1485900"/>
                    </a:xfrm>
                    <a:prstGeom prst="rect">
                      <a:avLst/>
                    </a:prstGeom>
                  </pic:spPr>
                </pic:pic>
              </a:graphicData>
            </a:graphic>
          </wp:inline>
        </w:drawing>
      </w:r>
    </w:p>
    <w:p w:rsidR="003F7874" w:rsidRDefault="003F7874">
      <w:pPr>
        <w:pStyle w:val="Subtitle"/>
        <w:spacing w:line="240" w:lineRule="auto"/>
        <w:rPr>
          <w:rFonts w:ascii="Candara" w:hAnsi="Candara"/>
        </w:rPr>
      </w:pPr>
    </w:p>
    <w:p w:rsidR="00C62ADF" w:rsidRDefault="00476FD7">
      <w:pPr>
        <w:pStyle w:val="Subtitle"/>
        <w:spacing w:line="240" w:lineRule="auto"/>
        <w:rPr>
          <w:rFonts w:ascii="Candara" w:hAnsi="Candara"/>
        </w:rPr>
      </w:pPr>
      <w:r>
        <w:rPr>
          <w:rFonts w:ascii="Candara" w:hAnsi="Candara"/>
        </w:rPr>
        <w:lastRenderedPageBreak/>
        <w:t>Reported b</w:t>
      </w:r>
      <w:r>
        <w:rPr>
          <w:rFonts w:hAnsi="Candara"/>
        </w:rPr>
        <w:t>y</w:t>
      </w:r>
      <w:r w:rsidR="003F7874">
        <w:rPr>
          <w:rFonts w:hAnsi="Candara"/>
        </w:rPr>
        <w:t>:</w:t>
      </w:r>
    </w:p>
    <w:p w:rsidR="00C62ADF" w:rsidRDefault="003F7874">
      <w:pPr>
        <w:spacing w:line="240" w:lineRule="auto"/>
        <w:rPr>
          <w:rFonts w:ascii="Candara" w:hAnsi="Candara"/>
          <w:b/>
          <w:bCs/>
          <w:sz w:val="24"/>
          <w:szCs w:val="24"/>
        </w:rPr>
      </w:pPr>
      <w:r>
        <w:rPr>
          <w:rFonts w:ascii="Candara" w:hAnsi="Candara"/>
          <w:b/>
          <w:bCs/>
          <w:sz w:val="24"/>
          <w:szCs w:val="24"/>
        </w:rPr>
        <w:t>AKPAN EMMANUEL NDIFREKE/CCS&amp;GO</w:t>
      </w:r>
      <w:bookmarkStart w:id="5" w:name="_GoBack"/>
      <w:bookmarkEnd w:id="5"/>
      <w:r w:rsidR="00476FD7">
        <w:rPr>
          <w:rFonts w:ascii="Candara" w:hAnsi="Candara"/>
          <w:b/>
          <w:bCs/>
          <w:sz w:val="24"/>
          <w:szCs w:val="24"/>
        </w:rPr>
        <w:t>, AWANDEC</w:t>
      </w:r>
    </w:p>
    <w:p w:rsidR="00C62ADF" w:rsidRDefault="00476FD7">
      <w:pPr>
        <w:spacing w:line="240" w:lineRule="auto"/>
        <w:rPr>
          <w:rFonts w:ascii="Candara" w:hAnsi="Candara"/>
          <w:b/>
          <w:bCs/>
          <w:sz w:val="24"/>
          <w:szCs w:val="24"/>
        </w:rPr>
      </w:pPr>
      <w:r>
        <w:rPr>
          <w:rFonts w:ascii="Candara" w:hAnsi="Candara"/>
          <w:b/>
          <w:bCs/>
          <w:noProof/>
          <w:sz w:val="24"/>
          <w:szCs w:val="24"/>
          <w:lang w:bidi="ar-SA"/>
        </w:rPr>
        <w:drawing>
          <wp:inline distT="0" distB="0" distL="0" distR="0">
            <wp:extent cx="2221253" cy="600075"/>
            <wp:effectExtent l="0" t="0" r="7620" b="0"/>
            <wp:docPr id="1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23" cstate="print"/>
                    <a:srcRect/>
                    <a:stretch/>
                  </pic:blipFill>
                  <pic:spPr>
                    <a:xfrm>
                      <a:off x="0" y="0"/>
                      <a:ext cx="2221253" cy="600075"/>
                    </a:xfrm>
                    <a:prstGeom prst="rect">
                      <a:avLst/>
                    </a:prstGeom>
                  </pic:spPr>
                </pic:pic>
              </a:graphicData>
            </a:graphic>
          </wp:inline>
        </w:drawing>
      </w:r>
    </w:p>
    <w:p w:rsidR="00C62ADF" w:rsidRDefault="00476FD7">
      <w:pPr>
        <w:spacing w:line="240" w:lineRule="auto"/>
        <w:rPr>
          <w:rFonts w:ascii="Candara" w:hAnsi="Candara"/>
          <w:b/>
          <w:bCs/>
          <w:sz w:val="24"/>
          <w:szCs w:val="24"/>
        </w:rPr>
      </w:pPr>
      <w:r>
        <w:rPr>
          <w:rFonts w:ascii="Candara" w:hAnsi="Candara"/>
          <w:b/>
          <w:bCs/>
          <w:sz w:val="24"/>
          <w:szCs w:val="24"/>
        </w:rPr>
        <w:t>27/</w:t>
      </w:r>
      <w:r>
        <w:rPr>
          <w:rFonts w:hAnsi="Candara"/>
          <w:b/>
          <w:bCs/>
          <w:sz w:val="24"/>
          <w:szCs w:val="24"/>
        </w:rPr>
        <w:t>5</w:t>
      </w:r>
      <w:r>
        <w:rPr>
          <w:rFonts w:ascii="Candara" w:hAnsi="Candara"/>
          <w:b/>
          <w:bCs/>
          <w:sz w:val="24"/>
          <w:szCs w:val="24"/>
        </w:rPr>
        <w:t>/2022</w:t>
      </w:r>
    </w:p>
    <w:p w:rsidR="00C62ADF" w:rsidRDefault="00C62ADF">
      <w:pPr>
        <w:spacing w:line="240" w:lineRule="auto"/>
        <w:rPr>
          <w:rFonts w:ascii="Candara" w:hAnsi="Candara"/>
          <w:b/>
          <w:bCs/>
          <w:sz w:val="24"/>
          <w:szCs w:val="24"/>
        </w:rPr>
      </w:pPr>
    </w:p>
    <w:p w:rsidR="00C62ADF" w:rsidRDefault="00476FD7">
      <w:pPr>
        <w:spacing w:line="240" w:lineRule="auto"/>
        <w:rPr>
          <w:rFonts w:ascii="Candara" w:hAnsi="Candara"/>
          <w:b/>
          <w:bCs/>
          <w:sz w:val="24"/>
          <w:szCs w:val="24"/>
        </w:rPr>
      </w:pPr>
      <w:r>
        <w:rPr>
          <w:rFonts w:ascii="Candara" w:hAnsi="Candara"/>
          <w:b/>
          <w:bCs/>
          <w:sz w:val="24"/>
          <w:szCs w:val="24"/>
        </w:rPr>
        <w:t>REVIEWED BY:</w:t>
      </w:r>
    </w:p>
    <w:p w:rsidR="00C62ADF" w:rsidRDefault="00476FD7">
      <w:pPr>
        <w:spacing w:line="240" w:lineRule="auto"/>
        <w:rPr>
          <w:rFonts w:ascii="Candara" w:hAnsi="Candara"/>
          <w:b/>
          <w:bCs/>
          <w:sz w:val="24"/>
          <w:szCs w:val="24"/>
        </w:rPr>
      </w:pPr>
      <w:r>
        <w:rPr>
          <w:rFonts w:ascii="Candara" w:hAnsi="Candara"/>
          <w:b/>
          <w:bCs/>
          <w:sz w:val="24"/>
          <w:szCs w:val="24"/>
        </w:rPr>
        <w:t xml:space="preserve">ARIT </w:t>
      </w:r>
      <w:r>
        <w:rPr>
          <w:rFonts w:ascii="Candara" w:hAnsi="Candara"/>
          <w:b/>
          <w:bCs/>
          <w:sz w:val="24"/>
          <w:szCs w:val="24"/>
        </w:rPr>
        <w:t>UDOAKAGHA/PROGRAM MANAGER, AWANDEC</w:t>
      </w:r>
    </w:p>
    <w:p w:rsidR="00C62ADF" w:rsidRDefault="00C62ADF">
      <w:pPr>
        <w:spacing w:line="240" w:lineRule="auto"/>
        <w:rPr>
          <w:rFonts w:ascii="Candara" w:hAnsi="Candara"/>
          <w:b/>
          <w:bCs/>
          <w:sz w:val="24"/>
          <w:szCs w:val="24"/>
        </w:rPr>
      </w:pPr>
    </w:p>
    <w:p w:rsidR="00C62ADF" w:rsidRDefault="00476FD7">
      <w:pPr>
        <w:spacing w:line="240" w:lineRule="auto"/>
        <w:rPr>
          <w:rFonts w:ascii="Candara" w:hAnsi="Candara"/>
          <w:b/>
          <w:bCs/>
          <w:sz w:val="24"/>
          <w:szCs w:val="24"/>
        </w:rPr>
      </w:pPr>
      <w:r>
        <w:rPr>
          <w:rFonts w:hAnsi="Candara"/>
          <w:b/>
          <w:bCs/>
          <w:sz w:val="24"/>
          <w:szCs w:val="24"/>
        </w:rPr>
        <w:t>29</w:t>
      </w:r>
      <w:r>
        <w:rPr>
          <w:rFonts w:ascii="Candara" w:hAnsi="Candara"/>
          <w:b/>
          <w:bCs/>
          <w:sz w:val="24"/>
          <w:szCs w:val="24"/>
        </w:rPr>
        <w:t>/</w:t>
      </w:r>
      <w:r>
        <w:rPr>
          <w:rFonts w:hAnsi="Candara"/>
          <w:b/>
          <w:bCs/>
          <w:sz w:val="24"/>
          <w:szCs w:val="24"/>
        </w:rPr>
        <w:t>5</w:t>
      </w:r>
      <w:r>
        <w:rPr>
          <w:rFonts w:ascii="Candara" w:hAnsi="Candara"/>
          <w:b/>
          <w:bCs/>
          <w:sz w:val="24"/>
          <w:szCs w:val="24"/>
        </w:rPr>
        <w:t>/2022</w:t>
      </w:r>
    </w:p>
    <w:p w:rsidR="00C62ADF" w:rsidRDefault="00C62ADF">
      <w:pPr>
        <w:spacing w:before="240" w:after="0" w:line="240" w:lineRule="auto"/>
        <w:jc w:val="both"/>
        <w:rPr>
          <w:rFonts w:ascii="Candara" w:hAnsi="Candara"/>
          <w:b/>
          <w:bCs/>
          <w:sz w:val="24"/>
          <w:szCs w:val="24"/>
          <w:lang w:val="en-GB"/>
        </w:rPr>
      </w:pPr>
    </w:p>
    <w:p w:rsidR="00C62ADF" w:rsidRDefault="00C62ADF">
      <w:pPr>
        <w:spacing w:line="240" w:lineRule="auto"/>
        <w:rPr>
          <w:rFonts w:ascii="Candara" w:hAnsi="Candara"/>
          <w:sz w:val="24"/>
          <w:szCs w:val="24"/>
        </w:rPr>
      </w:pPr>
    </w:p>
    <w:p w:rsidR="00C62ADF" w:rsidRDefault="00C62ADF">
      <w:pPr>
        <w:spacing w:line="240" w:lineRule="auto"/>
        <w:rPr>
          <w:rFonts w:ascii="Candara" w:hAnsi="Candara"/>
          <w:sz w:val="24"/>
          <w:szCs w:val="24"/>
        </w:rPr>
      </w:pPr>
    </w:p>
    <w:p w:rsidR="00C62ADF" w:rsidRDefault="00C62ADF">
      <w:pPr>
        <w:spacing w:line="240" w:lineRule="auto"/>
        <w:rPr>
          <w:rFonts w:ascii="Candara" w:hAnsi="Candara"/>
          <w:sz w:val="24"/>
          <w:szCs w:val="24"/>
        </w:rPr>
      </w:pPr>
    </w:p>
    <w:bookmarkEnd w:id="0"/>
    <w:p w:rsidR="00C62ADF" w:rsidRDefault="00C62ADF">
      <w:pPr>
        <w:spacing w:line="240" w:lineRule="auto"/>
        <w:rPr>
          <w:rFonts w:ascii="Candara" w:hAnsi="Candara"/>
          <w:sz w:val="24"/>
          <w:szCs w:val="24"/>
        </w:rPr>
      </w:pPr>
    </w:p>
    <w:p w:rsidR="00C62ADF" w:rsidRDefault="00C62ADF">
      <w:pPr>
        <w:spacing w:line="240" w:lineRule="auto"/>
        <w:rPr>
          <w:rFonts w:ascii="Candara" w:hAnsi="Candara"/>
          <w:sz w:val="24"/>
          <w:szCs w:val="24"/>
        </w:rPr>
      </w:pPr>
    </w:p>
    <w:p w:rsidR="00C62ADF" w:rsidRDefault="00C62ADF">
      <w:pPr>
        <w:spacing w:line="240" w:lineRule="auto"/>
        <w:rPr>
          <w:rFonts w:ascii="Candara" w:hAnsi="Candara"/>
          <w:sz w:val="24"/>
          <w:szCs w:val="24"/>
        </w:rPr>
      </w:pPr>
    </w:p>
    <w:sectPr w:rsidR="00C62ADF">
      <w:headerReference w:type="even" r:id="rId24"/>
      <w:headerReference w:type="default" r:id="rId25"/>
      <w:headerReference w:type="first" r:id="rId26"/>
      <w:footerReference w:type="first" r:id="rId27"/>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FD7" w:rsidRDefault="00476FD7">
      <w:pPr>
        <w:spacing w:after="0" w:line="240" w:lineRule="auto"/>
      </w:pPr>
      <w:r>
        <w:separator/>
      </w:r>
    </w:p>
  </w:endnote>
  <w:endnote w:type="continuationSeparator" w:id="0">
    <w:p w:rsidR="00476FD7" w:rsidRDefault="00476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lright Sans Regular">
    <w:altName w:val="Calibri"/>
    <w:charset w:val="00"/>
    <w:family w:val="swiss"/>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ADF" w:rsidRDefault="00476FD7">
    <w:pPr>
      <w:pStyle w:val="Footer"/>
      <w:jc w:val="right"/>
    </w:pPr>
    <w:r>
      <w:fldChar w:fldCharType="begin"/>
    </w:r>
    <w:r>
      <w:instrText xml:space="preserve"> PAGE   \* MERGEFORMAT </w:instrText>
    </w:r>
    <w:r>
      <w:fldChar w:fldCharType="separate"/>
    </w:r>
    <w:r w:rsidR="003F7874">
      <w:rPr>
        <w:noProof/>
      </w:rPr>
      <w:t>4</w:t>
    </w:r>
    <w:r>
      <w:fldChar w:fldCharType="end"/>
    </w:r>
  </w:p>
  <w:p w:rsidR="00C62ADF" w:rsidRDefault="00C62AD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ADF" w:rsidRDefault="00476FD7">
    <w:pPr>
      <w:pStyle w:val="Footer"/>
      <w:jc w:val="right"/>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FD7" w:rsidRDefault="00476FD7">
      <w:pPr>
        <w:spacing w:after="0" w:line="240" w:lineRule="auto"/>
      </w:pPr>
      <w:r>
        <w:separator/>
      </w:r>
    </w:p>
  </w:footnote>
  <w:footnote w:type="continuationSeparator" w:id="0">
    <w:p w:rsidR="00476FD7" w:rsidRDefault="00476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ADF" w:rsidRDefault="00C62A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ADF" w:rsidRDefault="00C62AD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ADF" w:rsidRDefault="00C62A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76CE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56346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0000002"/>
    <w:multiLevelType w:val="hybridMultilevel"/>
    <w:tmpl w:val="870A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B8F8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0000005"/>
    <w:multiLevelType w:val="multilevel"/>
    <w:tmpl w:val="0E08BF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40151"/>
    <w:multiLevelType w:val="hybridMultilevel"/>
    <w:tmpl w:val="B4FA58C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D907AA"/>
    <w:multiLevelType w:val="hybridMultilevel"/>
    <w:tmpl w:val="64A0A28C"/>
    <w:lvl w:ilvl="0" w:tplc="71928C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5"/>
    <w:lvlOverride w:ilvl="0"/>
    <w:lvlOverride w:ilvl="1"/>
    <w:lvlOverride w:ilvl="2"/>
    <w:lvlOverride w:ilvl="3"/>
    <w:lvlOverride w:ilvl="4"/>
    <w:lvlOverride w:ilvl="5"/>
    <w:lvlOverride w:ilvl="6"/>
    <w:lvlOverride w:ilvl="7"/>
    <w:lvlOverride w:ilvl="8"/>
  </w:num>
  <w:num w:numId="4">
    <w:abstractNumId w:val="3"/>
  </w:num>
  <w:num w:numId="5">
    <w:abstractNumId w:val="0"/>
  </w:num>
  <w:num w:numId="6">
    <w:abstractNumId w:val="1"/>
  </w:num>
  <w:num w:numId="7">
    <w:abstractNumId w:val="4"/>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ADF"/>
    <w:rsid w:val="003F7874"/>
    <w:rsid w:val="00476FD7"/>
    <w:rsid w:val="00565DE7"/>
    <w:rsid w:val="009E313C"/>
    <w:rsid w:val="00A1758D"/>
    <w:rsid w:val="00A87FC7"/>
    <w:rsid w:val="00B30A20"/>
    <w:rsid w:val="00BA218B"/>
    <w:rsid w:val="00C62ADF"/>
    <w:rsid w:val="00C84C8D"/>
    <w:rsid w:val="00F04A15"/>
    <w:rsid w:val="00FF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2A6A"/>
  <w15:docId w15:val="{3C21372F-B3C6-4A01-9CCE-72D64836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imes New Roman" w:cs="Times New Roman"/>
      <w:lang w:bidi="en-US"/>
    </w:rPr>
  </w:style>
  <w:style w:type="paragraph" w:styleId="Heading1">
    <w:name w:val="heading 1"/>
    <w:basedOn w:val="Normal"/>
    <w:next w:val="Normal"/>
    <w:link w:val="Heading1Char"/>
    <w:uiPriority w:val="9"/>
    <w:qFormat/>
    <w:pPr>
      <w:keepNext/>
      <w:keepLines/>
      <w:pBdr>
        <w:top w:val="single" w:sz="2" w:space="1" w:color="C00000"/>
        <w:left w:val="single" w:sz="2" w:space="4" w:color="C00000"/>
        <w:bottom w:val="single" w:sz="2" w:space="1" w:color="C00000"/>
        <w:right w:val="single" w:sz="2" w:space="4" w:color="C00000"/>
      </w:pBdr>
      <w:shd w:val="clear" w:color="auto" w:fill="403152"/>
      <w:spacing w:before="480" w:after="0"/>
      <w:outlineLvl w:val="0"/>
    </w:pPr>
    <w:rPr>
      <w:rFonts w:ascii="Cambria" w:hAnsi="Cambria"/>
      <w:b/>
      <w:bCs/>
      <w:color w:val="FFFFFF"/>
      <w:sz w:val="28"/>
      <w:szCs w:val="28"/>
    </w:rPr>
  </w:style>
  <w:style w:type="paragraph" w:styleId="Heading2">
    <w:name w:val="heading 2"/>
    <w:basedOn w:val="Normal"/>
    <w:next w:val="Normal"/>
    <w:link w:val="Heading2Char"/>
    <w:uiPriority w:val="9"/>
    <w:qFormat/>
    <w:pPr>
      <w:keepNext/>
      <w:keepLines/>
      <w:pBdr>
        <w:bottom w:val="single" w:sz="2" w:space="1" w:color="C00000"/>
      </w:pBdr>
      <w:spacing w:before="200" w:after="0"/>
      <w:outlineLvl w:val="1"/>
    </w:pPr>
    <w:rPr>
      <w:rFonts w:ascii="Cambria" w:hAnsi="Cambria"/>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Times New Roman" w:hAnsi="Cambria" w:cs="Times New Roman"/>
      <w:b/>
      <w:bCs/>
      <w:color w:val="FFFFFF"/>
      <w:sz w:val="28"/>
      <w:szCs w:val="28"/>
      <w:shd w:val="clear" w:color="auto" w:fill="403152"/>
      <w:lang w:bidi="en-US"/>
    </w:rPr>
  </w:style>
  <w:style w:type="character" w:customStyle="1" w:styleId="Heading2Char">
    <w:name w:val="Heading 2 Char"/>
    <w:basedOn w:val="DefaultParagraphFont"/>
    <w:link w:val="Heading2"/>
    <w:uiPriority w:val="9"/>
    <w:rPr>
      <w:rFonts w:ascii="Cambria" w:eastAsia="Times New Roman" w:hAnsi="Cambria" w:cs="Times New Roman"/>
      <w:b/>
      <w:bCs/>
      <w:sz w:val="24"/>
      <w:szCs w:val="26"/>
      <w:lang w:bidi="en-U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Times New Roman" w:hAnsi="Calibri" w:cs="Times New Roman"/>
      <w:lang w:bidi="en-US"/>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Times New Roman" w:hAnsi="Calibri" w:cs="Times New Roman"/>
      <w:lang w:bidi="en-US"/>
    </w:rPr>
  </w:style>
  <w:style w:type="paragraph" w:styleId="Title">
    <w:name w:val="Title"/>
    <w:basedOn w:val="Normal"/>
    <w:next w:val="Normal"/>
    <w:link w:val="TitleChar"/>
    <w:uiPriority w:val="10"/>
    <w:qFormat/>
    <w:pPr>
      <w:pBdr>
        <w:top w:val="single" w:sz="2" w:space="1" w:color="C00000"/>
        <w:bottom w:val="single" w:sz="12" w:space="4" w:color="403152"/>
      </w:pBdr>
      <w:spacing w:after="300" w:line="240" w:lineRule="auto"/>
      <w:contextualSpacing/>
    </w:pPr>
    <w:rPr>
      <w:rFonts w:ascii="Cambria" w:hAnsi="Cambria"/>
      <w:spacing w:val="5"/>
      <w:kern w:val="28"/>
      <w:sz w:val="52"/>
      <w:szCs w:val="52"/>
    </w:rPr>
  </w:style>
  <w:style w:type="character" w:customStyle="1" w:styleId="TitleChar">
    <w:name w:val="Title Char"/>
    <w:basedOn w:val="DefaultParagraphFont"/>
    <w:link w:val="Title"/>
    <w:uiPriority w:val="10"/>
    <w:rPr>
      <w:rFonts w:ascii="Cambria" w:eastAsia="Times New Roman" w:hAnsi="Cambria" w:cs="Times New Roman"/>
      <w:spacing w:val="5"/>
      <w:kern w:val="28"/>
      <w:sz w:val="52"/>
      <w:szCs w:val="52"/>
      <w:lang w:bidi="en-US"/>
    </w:rPr>
  </w:style>
  <w:style w:type="paragraph" w:styleId="Subtitle">
    <w:name w:val="Subtitle"/>
    <w:basedOn w:val="Normal"/>
    <w:next w:val="Normal"/>
    <w:link w:val="SubtitleChar"/>
    <w:uiPriority w:val="11"/>
    <w:qFormat/>
    <w:pPr>
      <w:numPr>
        <w:ilvl w:val="1"/>
      </w:numPr>
    </w:pPr>
    <w:rPr>
      <w:rFonts w:ascii="Cambria" w:hAnsi="Cambria"/>
      <w:iCs/>
      <w:spacing w:val="15"/>
      <w:sz w:val="24"/>
      <w:szCs w:val="24"/>
    </w:rPr>
  </w:style>
  <w:style w:type="character" w:customStyle="1" w:styleId="SubtitleChar">
    <w:name w:val="Subtitle Char"/>
    <w:basedOn w:val="DefaultParagraphFont"/>
    <w:link w:val="Subtitle"/>
    <w:uiPriority w:val="11"/>
    <w:rPr>
      <w:rFonts w:ascii="Cambria" w:eastAsia="Times New Roman" w:hAnsi="Cambria" w:cs="Times New Roman"/>
      <w:iCs/>
      <w:spacing w:val="15"/>
      <w:sz w:val="24"/>
      <w:szCs w:val="24"/>
      <w:lang w:bidi="en-US"/>
    </w:rPr>
  </w:style>
  <w:style w:type="paragraph" w:styleId="ListParagraph">
    <w:name w:val="List Paragraph"/>
    <w:basedOn w:val="Normal"/>
    <w:uiPriority w:val="34"/>
    <w:qFormat/>
    <w:pPr>
      <w:ind w:left="720"/>
      <w:contextualSpacing/>
    </w:pPr>
  </w:style>
  <w:style w:type="character" w:customStyle="1" w:styleId="A6">
    <w:name w:val="A6"/>
    <w:uiPriority w:val="99"/>
    <w:rPr>
      <w:rFonts w:cs="Alright Sans Regula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0.png"/><Relationship Id="rId18" Type="http://schemas.openxmlformats.org/officeDocument/2006/relationships/footer" Target="footer1.xm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50.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5</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Akpan</dc:creator>
  <cp:lastModifiedBy>LENOVO</cp:lastModifiedBy>
  <cp:revision>15</cp:revision>
  <dcterms:created xsi:type="dcterms:W3CDTF">2022-05-29T19:20:00Z</dcterms:created>
  <dcterms:modified xsi:type="dcterms:W3CDTF">2022-05-31T08:58:00Z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d280fe9bef9544af9dc38bfb0276a411</vt:lpwstr>
  </property>
</Properties>
</file>
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header3.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5.xml" ContentType="application/vnd.openxmlformats-officedocument.wordprocessingml.footer+xml"/>
  <Override PartName="/word/document.xml" ContentType="application/vnd.openxmlformats-officedocument.wordprocessingml.document.main+xml"/>
  <Override PartName="/word/header4.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240"/>
        <w:jc w:val="both"/>
        <w:rPr>
          <w:rFonts w:ascii="Candara" w:hAnsi="Candara"/>
          <w:sz w:val="24"/>
          <w:szCs w:val="24"/>
        </w:rPr>
      </w:pPr>
      <w:bookmarkStart w:id="0" w:name="_Hlk99620606"/>
      <w:r>
        <w:rPr>
          <w:rFonts w:ascii="Candara" w:hAnsi="Candara"/>
          <w:noProof/>
          <w:sz w:val="24"/>
          <w:szCs w:val="24"/>
          <w:lang w:bidi="ar-SA"/>
        </w:rPr>
        <w:drawing>
          <wp:inline distL="0" distT="0" distB="0" distR="0">
            <wp:extent cx="1828800" cy="647700"/>
            <wp:effectExtent l="0" t="0" r="0" b="0"/>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clrChange>
                        <a:clrFrom>
                          <a:srgbClr val="fdfdfd"/>
                        </a:clrFrom>
                        <a:clrTo>
                          <a:srgbClr val="fdfdfd">
                            <a:alpha val="0"/>
                          </a:srgbClr>
                        </a:clrTo>
                      </a:clrChange>
                    </a:blip>
                    <a:srcRect l="0" t="0" r="0" b="0"/>
                    <a:stretch/>
                  </pic:blipFill>
                  <pic:spPr>
                    <a:xfrm rot="0">
                      <a:off x="0" y="0"/>
                      <a:ext cx="1828800" cy="647700"/>
                    </a:xfrm>
                    <a:prstGeom prst="rect"/>
                    <a:ln>
                      <a:noFill/>
                    </a:ln>
                  </pic:spPr>
                </pic:pic>
              </a:graphicData>
            </a:graphic>
          </wp:inline>
        </w:drawing>
      </w:r>
      <w:r>
        <w:rPr>
          <w:rFonts w:ascii="Candara" w:hAnsi="Candara"/>
          <w:noProof/>
          <w:sz w:val="24"/>
          <w:szCs w:val="24"/>
        </w:rPr>
        <w:t xml:space="preserve">                                                                           </w:t>
      </w:r>
      <w:r>
        <w:rPr>
          <w:rFonts w:ascii="Candara" w:hAnsi="Candara"/>
          <w:noProof/>
          <w:sz w:val="24"/>
          <w:szCs w:val="24"/>
          <w:lang w:bidi="ar-SA"/>
        </w:rPr>
      </w:r>
      <w:r>
        <w:rPr>
          <w:rFonts w:ascii="Candara" w:hAnsi="Candara"/>
          <w:noProof/>
          <w:sz w:val="24"/>
          <w:szCs w:val="24"/>
          <w:lang w:bidi="ar-SA"/>
        </w:rPr>
      </w:r>
      <w:r>
        <w:rPr>
          <w:rFonts w:ascii="Candara" w:hAnsi="Candara"/>
          <w:noProof/>
          <w:sz w:val="24"/>
          <w:szCs w:val="24"/>
          <w:lang w:bidi="ar-SA"/>
        </w:rPr>
      </w:r>
      <w:r>
        <w:rPr>
          <w:rFonts w:ascii="Candara" w:hAnsi="Candara"/>
          <w:noProof/>
          <w:sz w:val="24"/>
          <w:szCs w:val="24"/>
          <w:lang w:bidi="ar-SA"/>
        </w:rPr>
        <mc:AlternateContent>
          <mc:Choice Requires="wpg">
            <w:drawing>
              <wp:inline distL="0" distT="0" distB="0" distR="0">
                <wp:extent cx="1735073" cy="713232"/>
                <wp:effectExtent l="0" t="0" r="0" b="0"/>
                <wp:docPr id="1027" name="Group 147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1735073" cy="713232"/>
                          <a:chOff x="0" y="0"/>
                          <a:chExt cx="1735074" cy="713232"/>
                        </a:xfrm>
                      </wpg:grpSpPr>
                      <pic:pic xmlns:pic="http://schemas.openxmlformats.org/drawingml/2006/picture">
                        <pic:nvPicPr>
                          <pic:cNvPr id="1" name="Image"/>
                          <pic:cNvPicPr/>
                        </pic:nvPicPr>
                        <pic:blipFill>
                          <a:blip r:embed="rId3" cstate="print"/>
                          <a:srcRect l="0" t="0" r="0" b="0"/>
                          <a:stretch/>
                        </pic:blipFill>
                        <pic:spPr>
                          <a:xfrm rot="0">
                            <a:off x="629412" y="528828"/>
                            <a:ext cx="42672" cy="184404"/>
                          </a:xfrm>
                          <a:prstGeom prst="rect"/>
                        </pic:spPr>
                      </pic:pic>
                      <wps:wsp>
                        <wps:cNvSpPr/>
                        <wps:spPr>
                          <a:xfrm rot="0">
                            <a:off x="630047" y="554990"/>
                            <a:ext cx="42143" cy="189937"/>
                          </a:xfrm>
                          <a:prstGeom prst="rect"/>
                          <a:ln>
                            <a:noFill/>
                          </a:ln>
                        </wps:spPr>
                        <wps:txbx id="1029">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1" name="Image"/>
                          <pic:cNvPicPr/>
                        </pic:nvPicPr>
                        <pic:blipFill>
                          <a:blip r:embed="rId3" cstate="print"/>
                          <a:srcRect l="0" t="0" r="0" b="0"/>
                          <a:stretch/>
                        </pic:blipFill>
                        <pic:spPr>
                          <a:xfrm rot="0">
                            <a:off x="854964" y="528828"/>
                            <a:ext cx="42672" cy="184404"/>
                          </a:xfrm>
                          <a:prstGeom prst="rect"/>
                        </pic:spPr>
                      </pic:pic>
                      <wps:wsp>
                        <wps:cNvSpPr/>
                        <wps:spPr>
                          <a:xfrm rot="0">
                            <a:off x="855599" y="554990"/>
                            <a:ext cx="42143" cy="189937"/>
                          </a:xfrm>
                          <a:prstGeom prst="rect"/>
                          <a:ln>
                            <a:noFill/>
                          </a:ln>
                        </wps:spPr>
                        <wps:txbx id="1031">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1" name="Image"/>
                          <pic:cNvPicPr/>
                        </pic:nvPicPr>
                        <pic:blipFill>
                          <a:blip r:embed="rId3" cstate="print"/>
                          <a:srcRect l="0" t="0" r="0" b="0"/>
                          <a:stretch/>
                        </pic:blipFill>
                        <pic:spPr>
                          <a:xfrm rot="0">
                            <a:off x="1283208" y="528828"/>
                            <a:ext cx="42672" cy="184404"/>
                          </a:xfrm>
                          <a:prstGeom prst="rect"/>
                        </pic:spPr>
                      </pic:pic>
                      <wps:wsp>
                        <wps:cNvSpPr/>
                        <wps:spPr>
                          <a:xfrm rot="0">
                            <a:off x="1282573" y="554990"/>
                            <a:ext cx="42143" cy="189937"/>
                          </a:xfrm>
                          <a:prstGeom prst="rect"/>
                          <a:ln>
                            <a:noFill/>
                          </a:ln>
                        </wps:spPr>
                        <wps:txbx id="1033">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2" name="Image"/>
                          <pic:cNvPicPr/>
                        </pic:nvPicPr>
                        <pic:blipFill>
                          <a:blip r:embed="rId4" cstate="print"/>
                          <a:srcRect l="0" t="0" r="0" b="0"/>
                          <a:stretch/>
                        </pic:blipFill>
                        <pic:spPr>
                          <a:xfrm rot="0">
                            <a:off x="0" y="0"/>
                            <a:ext cx="629412" cy="624840"/>
                          </a:xfrm>
                          <a:prstGeom prst="rect"/>
                        </pic:spPr>
                      </pic:pic>
                      <wps:wsp>
                        <wps:cNvSpPr/>
                        <wps:spPr>
                          <a:xfrm rot="0">
                            <a:off x="522732" y="92964"/>
                            <a:ext cx="1211580" cy="573024"/>
                          </a:xfrm>
                          <a:custGeom>
                            <a:avLst/>
                            <a:gdLst/>
                            <a:ahLst/>
                            <a:rect l="l" t="t" r="r" b="b"/>
                            <a:pathLst>
                              <a:path w="1211580" h="573024" stroke="1">
                                <a:moveTo>
                                  <a:pt x="99822" y="0"/>
                                </a:moveTo>
                                <a:lnTo>
                                  <a:pt x="1111758" y="0"/>
                                </a:lnTo>
                                <a:cubicBezTo>
                                  <a:pt x="1166876" y="0"/>
                                  <a:pt x="1211580" y="42799"/>
                                  <a:pt x="1211580" y="95504"/>
                                </a:cubicBezTo>
                                <a:lnTo>
                                  <a:pt x="1211580" y="477520"/>
                                </a:lnTo>
                                <a:cubicBezTo>
                                  <a:pt x="1211580" y="530225"/>
                                  <a:pt x="1166876" y="573024"/>
                                  <a:pt x="1111758" y="573024"/>
                                </a:cubicBezTo>
                                <a:lnTo>
                                  <a:pt x="99822" y="573024"/>
                                </a:lnTo>
                                <a:cubicBezTo>
                                  <a:pt x="44704" y="573024"/>
                                  <a:pt x="0" y="530225"/>
                                  <a:pt x="0" y="477520"/>
                                </a:cubicBezTo>
                                <a:lnTo>
                                  <a:pt x="0" y="95504"/>
                                </a:lnTo>
                                <a:cubicBezTo>
                                  <a:pt x="0" y="42799"/>
                                  <a:pt x="44704" y="0"/>
                                  <a:pt x="99822" y="0"/>
                                </a:cubicBezTo>
                                <a:close/>
                              </a:path>
                            </a:pathLst>
                          </a:custGeom>
                          <a:solidFill>
                            <a:srgbClr val="1f497d"/>
                          </a:solidFill>
                          <a:ln cmpd="sng" cap="flat" w="0">
                            <a:solidFill>
                              <a:srgbClr val="000000"/>
                            </a:solidFill>
                            <a:prstDash val="solid"/>
                            <a:miter/>
                            <a:headEnd len="med" w="med" type="none"/>
                            <a:tailEnd len="med" w="med" type="none"/>
                          </a:ln>
                        </wps:spPr>
                        <wps:bodyPr>
                          <a:prstTxWarp prst="textNoShape"/>
                        </wps:bodyPr>
                      </wps:wsp>
                      <wps:wsp>
                        <wps:cNvSpPr/>
                        <wps:spPr>
                          <a:xfrm rot="0">
                            <a:off x="523494" y="93726"/>
                            <a:ext cx="1211580" cy="573024"/>
                          </a:xfrm>
                          <a:custGeom>
                            <a:avLst/>
                            <a:gdLst/>
                            <a:ahLst/>
                            <a:rect l="l" t="t" r="r" b="b"/>
                            <a:pathLst>
                              <a:path w="1211580" h="573024" stroke="1">
                                <a:moveTo>
                                  <a:pt x="0" y="95504"/>
                                </a:moveTo>
                                <a:cubicBezTo>
                                  <a:pt x="0" y="42799"/>
                                  <a:pt x="44704" y="0"/>
                                  <a:pt x="99822" y="0"/>
                                </a:cubicBezTo>
                                <a:lnTo>
                                  <a:pt x="1111758" y="0"/>
                                </a:lnTo>
                                <a:cubicBezTo>
                                  <a:pt x="1166876" y="0"/>
                                  <a:pt x="1211580" y="42799"/>
                                  <a:pt x="1211580" y="95504"/>
                                </a:cubicBezTo>
                                <a:lnTo>
                                  <a:pt x="1211580" y="477520"/>
                                </a:lnTo>
                                <a:cubicBezTo>
                                  <a:pt x="1211580" y="530225"/>
                                  <a:pt x="1166876" y="573024"/>
                                  <a:pt x="1111758" y="573024"/>
                                </a:cubicBezTo>
                                <a:lnTo>
                                  <a:pt x="99822" y="573024"/>
                                </a:lnTo>
                                <a:cubicBezTo>
                                  <a:pt x="44704" y="573024"/>
                                  <a:pt x="0" y="530225"/>
                                  <a:pt x="0" y="477520"/>
                                </a:cubicBezTo>
                                <a:lnTo>
                                  <a:pt x="0" y="95504"/>
                                </a:lnTo>
                                <a:close/>
                              </a:path>
                            </a:pathLst>
                          </a:custGeom>
                          <a:ln cmpd="sng" cap="flat" w="25908">
                            <a:solidFill>
                              <a:srgbClr val="355b89"/>
                            </a:solidFill>
                            <a:prstDash val="solid"/>
                            <a:round/>
                            <a:headEnd len="med" w="med" type="none"/>
                            <a:tailEnd len="med" w="med" type="none"/>
                          </a:ln>
                        </wps:spPr>
                        <wps:bodyPr>
                          <a:prstTxWarp prst="textNoShape"/>
                        </wps:bodyPr>
                      </wps:wsp>
                      <pic:pic xmlns:pic="http://schemas.openxmlformats.org/drawingml/2006/picture">
                        <pic:nvPicPr>
                          <pic:cNvPr id="3" name="Image"/>
                          <pic:cNvPicPr/>
                        </pic:nvPicPr>
                        <pic:blipFill>
                          <a:blip r:embed="rId5" cstate="print"/>
                          <a:srcRect l="0" t="0" r="0" b="0"/>
                          <a:stretch/>
                        </pic:blipFill>
                        <pic:spPr>
                          <a:xfrm rot="0">
                            <a:off x="650748" y="224028"/>
                            <a:ext cx="233172" cy="283464"/>
                          </a:xfrm>
                          <a:prstGeom prst="rect"/>
                        </pic:spPr>
                      </pic:pic>
                      <wps:wsp>
                        <wps:cNvSpPr/>
                        <wps:spPr>
                          <a:xfrm rot="0">
                            <a:off x="649859" y="230172"/>
                            <a:ext cx="244451" cy="377423"/>
                          </a:xfrm>
                          <a:prstGeom prst="rect"/>
                          <a:ln>
                            <a:noFill/>
                          </a:ln>
                        </wps:spPr>
                        <wps:txbx id="1038">
                          <w:txbxContent>
                            <w:p>
                              <w:pPr>
                                <w:pStyle w:val="style0"/>
                                <w:rPr/>
                              </w:pPr>
                              <w:r>
                                <w:rPr>
                                  <w:rFonts w:ascii="Arial" w:cs="Arial" w:eastAsia="Arial" w:hAnsi="Arial"/>
                                  <w:b/>
                                  <w:color w:val="ffffff"/>
                                  <w:sz w:val="40"/>
                                </w:rPr>
                                <w:t>C</w:t>
                              </w:r>
                            </w:p>
                          </w:txbxContent>
                        </wps:txbx>
                        <wps:bodyPr lIns="0" rIns="0" tIns="0" bIns="0" vert="horz">
                          <a:prstTxWarp prst="textNoShape"/>
                          <a:noAutofit/>
                        </wps:bodyPr>
                      </wps:wsp>
                      <wps:wsp>
                        <wps:cNvSpPr/>
                        <wps:spPr>
                          <a:xfrm rot="0">
                            <a:off x="832739" y="355346"/>
                            <a:ext cx="42143" cy="189937"/>
                          </a:xfrm>
                          <a:prstGeom prst="rect"/>
                          <a:ln>
                            <a:noFill/>
                          </a:ln>
                        </wps:spPr>
                        <wps:txbx id="1039">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3" name="Image"/>
                          <pic:cNvPicPr/>
                        </pic:nvPicPr>
                        <pic:blipFill>
                          <a:blip r:embed="rId5" cstate="print"/>
                          <a:srcRect l="0" t="0" r="0" b="0"/>
                          <a:stretch/>
                        </pic:blipFill>
                        <pic:spPr>
                          <a:xfrm rot="0">
                            <a:off x="826008" y="224028"/>
                            <a:ext cx="234696" cy="283464"/>
                          </a:xfrm>
                          <a:prstGeom prst="rect"/>
                        </pic:spPr>
                      </pic:pic>
                      <wps:wsp>
                        <wps:cNvSpPr/>
                        <wps:spPr>
                          <a:xfrm rot="0">
                            <a:off x="826643" y="230172"/>
                            <a:ext cx="244451" cy="377423"/>
                          </a:xfrm>
                          <a:prstGeom prst="rect"/>
                          <a:ln>
                            <a:noFill/>
                          </a:ln>
                        </wps:spPr>
                        <wps:txbx id="1041">
                          <w:txbxContent>
                            <w:p>
                              <w:pPr>
                                <w:pStyle w:val="style0"/>
                                <w:rPr/>
                              </w:pPr>
                              <w:r>
                                <w:rPr>
                                  <w:rFonts w:ascii="Arial" w:cs="Arial" w:eastAsia="Arial" w:hAnsi="Arial"/>
                                  <w:b/>
                                  <w:color w:val="ffffff"/>
                                  <w:sz w:val="40"/>
                                </w:rPr>
                                <w:t>C</w:t>
                              </w:r>
                            </w:p>
                          </w:txbxContent>
                        </wps:txbx>
                        <wps:bodyPr lIns="0" rIns="0" tIns="0" bIns="0" vert="horz">
                          <a:prstTxWarp prst="textNoShape"/>
                          <a:noAutofit/>
                        </wps:bodyPr>
                      </wps:wsp>
                      <wps:wsp>
                        <wps:cNvSpPr/>
                        <wps:spPr>
                          <a:xfrm rot="0">
                            <a:off x="1009523" y="355346"/>
                            <a:ext cx="42143" cy="189937"/>
                          </a:xfrm>
                          <a:prstGeom prst="rect"/>
                          <a:ln>
                            <a:noFill/>
                          </a:ln>
                        </wps:spPr>
                        <wps:txbx id="1042">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4" name="Image"/>
                          <pic:cNvPicPr/>
                        </pic:nvPicPr>
                        <pic:blipFill>
                          <a:blip r:embed="rId6" cstate="print"/>
                          <a:srcRect l="0" t="0" r="0" b="0"/>
                          <a:stretch/>
                        </pic:blipFill>
                        <pic:spPr>
                          <a:xfrm rot="0">
                            <a:off x="1001268" y="224028"/>
                            <a:ext cx="702564" cy="283464"/>
                          </a:xfrm>
                          <a:prstGeom prst="rect"/>
                        </pic:spPr>
                      </pic:pic>
                      <wps:wsp>
                        <wps:cNvSpPr/>
                        <wps:spPr>
                          <a:xfrm rot="0">
                            <a:off x="1001903" y="230172"/>
                            <a:ext cx="733238" cy="377423"/>
                          </a:xfrm>
                          <a:prstGeom prst="rect"/>
                          <a:ln>
                            <a:noFill/>
                          </a:ln>
                        </wps:spPr>
                        <wps:txbx id="1044">
                          <w:txbxContent>
                            <w:p>
                              <w:pPr>
                                <w:pStyle w:val="style0"/>
                                <w:rPr/>
                              </w:pPr>
                              <w:r>
                                <w:rPr>
                                  <w:rFonts w:ascii="Arial" w:cs="Arial" w:eastAsia="Arial" w:hAnsi="Arial"/>
                                  <w:b/>
                                  <w:color w:val="ffffff"/>
                                  <w:sz w:val="40"/>
                                </w:rPr>
                                <w:t>CRN</w:t>
                              </w:r>
                            </w:p>
                          </w:txbxContent>
                        </wps:txbx>
                        <wps:bodyPr lIns="0" rIns="0" tIns="0" bIns="0" vert="horz">
                          <a:prstTxWarp prst="textNoShape"/>
                          <a:noAutofit/>
                        </wps:bodyPr>
                      </wps:wsp>
                      <wps:wsp>
                        <wps:cNvSpPr/>
                        <wps:spPr>
                          <a:xfrm rot="0">
                            <a:off x="1552321" y="355346"/>
                            <a:ext cx="42143" cy="189937"/>
                          </a:xfrm>
                          <a:prstGeom prst="rect"/>
                          <a:ln>
                            <a:noFill/>
                          </a:ln>
                        </wps:spPr>
                        <wps:txbx id="1045">
                          <w:txbxContent>
                            <w:p>
                              <w:pPr>
                                <w:pStyle w:val="style0"/>
                                <w:rPr/>
                              </w:pPr>
                              <w:r>
                                <w:t xml:space="preserve"> </w:t>
                              </w:r>
                            </w:p>
                          </w:txbxContent>
                        </wps:txbx>
                        <wps:bodyPr lIns="0" rIns="0" tIns="0" bIns="0" vert="horz">
                          <a:prstTxWarp prst="textNoShape"/>
                          <a:noAutofit/>
                        </wps:bodyPr>
                      </wps:wsp>
                      <pic:pic xmlns:pic="http://schemas.openxmlformats.org/drawingml/2006/picture">
                        <pic:nvPicPr>
                          <pic:cNvPr id="5" name="Image"/>
                          <pic:cNvPicPr/>
                        </pic:nvPicPr>
                        <pic:blipFill>
                          <a:blip r:embed="rId7" cstate="print"/>
                          <a:srcRect l="0" t="0" r="0" b="0"/>
                          <a:stretch/>
                        </pic:blipFill>
                        <pic:spPr>
                          <a:xfrm rot="0">
                            <a:off x="1530096" y="224028"/>
                            <a:ext cx="77724" cy="283464"/>
                          </a:xfrm>
                          <a:prstGeom prst="rect"/>
                        </pic:spPr>
                      </pic:pic>
                      <wps:wsp>
                        <wps:cNvSpPr/>
                        <wps:spPr>
                          <a:xfrm rot="0">
                            <a:off x="1530985" y="250190"/>
                            <a:ext cx="42143" cy="189937"/>
                          </a:xfrm>
                          <a:prstGeom prst="rect"/>
                          <a:ln>
                            <a:noFill/>
                          </a:ln>
                        </wps:spPr>
                        <wps:txbx id="1047">
                          <w:txbxContent>
                            <w:p>
                              <w:pPr>
                                <w:pStyle w:val="style0"/>
                                <w:rPr/>
                              </w:pPr>
                              <w:r>
                                <w:t xml:space="preserve"> </w:t>
                              </w:r>
                            </w:p>
                          </w:txbxContent>
                        </wps:txbx>
                        <wps:bodyPr lIns="0" rIns="0" tIns="0" bIns="0" vert="horz">
                          <a:prstTxWarp prst="textNoShape"/>
                          <a:noAutofit/>
                        </wps:bodyPr>
                      </wps:wsp>
                    </wpg:wgp>
                  </a:graphicData>
                </a:graphic>
              </wp:inline>
            </w:drawing>
          </mc:Choice>
          <mc:Fallback>
            <w:pict>
              <v:group id="1027" filled="f" stroked="f" style="margin-left:0.0pt;margin-top:0.0pt;width:136.62pt;height:56.16pt;mso-wrap-distance-left:0.0pt;mso-wrap-distance-right:0.0pt;visibility:visible;" coordsize="1735074,713232">
                <v:shape id="1028" type="#_x0000_t75" filled="f" stroked="f" style="position:absolute;left:629412;top:528828;width:42672;height:184404;z-index:2;mso-position-horizontal-relative:page;mso-position-vertical-relative:page;mso-width-relative:page;mso-height-relative:page;visibility:visible;">
                  <v:imagedata r:id="rId3" embosscolor="white" o:title=""/>
                  <v:fill/>
                </v:shape>
                <v:rect id="1029" filled="f" stroked="f" style="position:absolute;left:630047;top:554990;width:42143;height:189937;z-index:3;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30" type="#_x0000_t75" filled="f" stroked="f" style="position:absolute;left:854964;top:528828;width:42672;height:184404;z-index:4;mso-position-horizontal-relative:page;mso-position-vertical-relative:page;mso-width-relative:page;mso-height-relative:page;visibility:visible;">
                  <v:imagedata r:id="rId3" embosscolor="white" o:title=""/>
                  <v:fill/>
                </v:shape>
                <v:rect id="1031" filled="f" stroked="f" style="position:absolute;left:855599;top:554990;width:42143;height:189937;z-index:5;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32" type="#_x0000_t75" filled="f" stroked="f" style="position:absolute;left:1283208;top:528828;width:42672;height:184404;z-index:6;mso-position-horizontal-relative:page;mso-position-vertical-relative:page;mso-width-relative:page;mso-height-relative:page;visibility:visible;">
                  <v:imagedata r:id="rId3" embosscolor="white" o:title=""/>
                  <v:fill/>
                </v:shape>
                <v:rect id="1033" filled="f" stroked="f" style="position:absolute;left:1282573;top:554990;width:42143;height:189937;z-index:7;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34" type="#_x0000_t75" filled="f" stroked="f" style="position:absolute;left:0;top:0;width:629412;height:624840;z-index:8;mso-position-horizontal-relative:page;mso-position-vertical-relative:page;mso-width-relative:page;mso-height-relative:page;visibility:visible;">
                  <v:imagedata r:id="rId4" embosscolor="white" o:title=""/>
                  <v:fill/>
                </v:shape>
                <v:shape id="1035" coordsize="1211580,573024" path="m99822,0l1111758,0c1166876,0,1211580,42799,1211580,95504l1211580,477520c1211580,530225,1166876,573024,1111758,573024l99822,573024c44704,573024,0,530225,0,477520l0,95504c0,42799,44704,0,99822,0xe" fillcolor="#1f497d" stroked="t" style="position:absolute;left:522732;top:92964;width:1211580;height:573024;z-index:9;mso-position-horizontal-relative:page;mso-position-vertical-relative:page;mso-width-relative:page;mso-height-relative:page;visibility:visible;">
                  <v:stroke joinstyle="miter" weight="0.0pt"/>
                  <v:fill/>
                  <v:path textboxrect="0,0,1211580,573024" o:connectlocs=""/>
                </v:shape>
                <v:shape id="1036" coordsize="1211580,573024" path="m0,95504c0,42799,44704,0,99822,0l1111758,0c1166876,0,1211580,42799,1211580,95504l1211580,477520c1211580,530225,1166876,573024,1111758,573024l99822,573024c44704,573024,0,530225,0,477520l0,95504xe" filled="f" stroked="t" style="position:absolute;left:523494;top:93726;width:1211580;height:573024;z-index:10;mso-position-horizontal-relative:page;mso-position-vertical-relative:page;mso-width-relative:page;mso-height-relative:page;visibility:visible;">
                  <v:stroke color="#355b89" weight="2.04pt"/>
                  <v:fill/>
                  <v:path textboxrect="0,0,1211580,573024" o:connectlocs=""/>
                </v:shape>
                <v:shape id="1037" type="#_x0000_t75" filled="f" stroked="f" style="position:absolute;left:650748;top:224028;width:233172;height:283464;z-index:11;mso-position-horizontal-relative:page;mso-position-vertical-relative:page;mso-width-relative:page;mso-height-relative:page;visibility:visible;">
                  <v:imagedata r:id="rId5" embosscolor="white" o:title=""/>
                  <v:fill/>
                </v:shape>
                <v:rect id="1038" filled="f" stroked="f" style="position:absolute;left:649859;top:230172;width:244451;height:377423;z-index:12;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color w:val="ffffff"/>
                            <w:sz w:val="40"/>
                          </w:rPr>
                          <w:t>C</w:t>
                        </w:r>
                      </w:p>
                    </w:txbxContent>
                  </v:textbox>
                </v:rect>
                <v:rect id="1039" filled="f" stroked="f" style="position:absolute;left:832739;top:355346;width:42143;height:189937;z-index:13;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40" type="#_x0000_t75" filled="f" stroked="f" style="position:absolute;left:826008;top:224028;width:234696;height:283464;z-index:14;mso-position-horizontal-relative:page;mso-position-vertical-relative:page;mso-width-relative:page;mso-height-relative:page;visibility:visible;">
                  <v:imagedata r:id="rId5" embosscolor="white" o:title=""/>
                  <v:fill/>
                </v:shape>
                <v:rect id="1041" filled="f" stroked="f" style="position:absolute;left:826643;top:230172;width:244451;height:377423;z-index:15;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color w:val="ffffff"/>
                            <w:sz w:val="40"/>
                          </w:rPr>
                          <w:t>C</w:t>
                        </w:r>
                      </w:p>
                    </w:txbxContent>
                  </v:textbox>
                </v:rect>
                <v:rect id="1042" filled="f" stroked="f" style="position:absolute;left:1009523;top:355346;width:42143;height:189937;z-index:16;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43" type="#_x0000_t75" filled="f" stroked="f" style="position:absolute;left:1001268;top:224028;width:702564;height:283464;z-index:17;mso-position-horizontal-relative:page;mso-position-vertical-relative:page;mso-width-relative:page;mso-height-relative:page;visibility:visible;">
                  <v:imagedata r:id="rId6" embosscolor="white" o:title=""/>
                  <v:fill/>
                </v:shape>
                <v:rect id="1044" filled="f" stroked="f" style="position:absolute;left:1001903;top:230172;width:733238;height:377423;z-index:18;mso-position-horizontal-relative:page;mso-position-vertical-relative:page;mso-width-relative:page;mso-height-relative:page;visibility:visible;">
                  <v:stroke on="f"/>
                  <v:fill/>
                  <v:textbox inset="0.0pt,0.0pt,0.0pt,0.0pt">
                    <w:txbxContent>
                      <w:p>
                        <w:pPr>
                          <w:pStyle w:val="style0"/>
                          <w:rPr/>
                        </w:pPr>
                        <w:r>
                          <w:rPr>
                            <w:rFonts w:ascii="Arial" w:cs="Arial" w:eastAsia="Arial" w:hAnsi="Arial"/>
                            <w:b/>
                            <w:color w:val="ffffff"/>
                            <w:sz w:val="40"/>
                          </w:rPr>
                          <w:t>CRN</w:t>
                        </w:r>
                      </w:p>
                    </w:txbxContent>
                  </v:textbox>
                </v:rect>
                <v:rect id="1045" filled="f" stroked="f" style="position:absolute;left:1552321;top:355346;width:42143;height:189937;z-index:19;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v:shape id="1046" type="#_x0000_t75" filled="f" stroked="f" style="position:absolute;left:1530096;top:224028;width:77724;height:283464;z-index:20;mso-position-horizontal-relative:page;mso-position-vertical-relative:page;mso-width-relative:page;mso-height-relative:page;visibility:visible;">
                  <v:imagedata r:id="rId7" embosscolor="white" o:title=""/>
                  <v:fill/>
                </v:shape>
                <v:rect id="1047" filled="f" stroked="f" style="position:absolute;left:1530985;top:250190;width:42143;height:189937;z-index:21;mso-position-horizontal-relative:page;mso-position-vertical-relative:page;mso-width-relative:page;mso-height-relative:page;visibility:visible;">
                  <v:stroke on="f"/>
                  <v:fill/>
                  <v:textbox inset="0.0pt,0.0pt,0.0pt,0.0pt">
                    <w:txbxContent>
                      <w:p>
                        <w:pPr>
                          <w:pStyle w:val="style0"/>
                          <w:rPr/>
                        </w:pPr>
                        <w:r>
                          <w:t xml:space="preserve"> </w:t>
                        </w:r>
                      </w:p>
                    </w:txbxContent>
                  </v:textbox>
                </v:rect>
                <w10:anchorlock/>
                <v:fill rotate="true"/>
              </v:group>
            </w:pict>
          </mc:Fallback>
        </mc:AlternateContent>
      </w:r>
      <w:r>
        <w:rPr>
          <w:rFonts w:ascii="Candara" w:hAnsi="Candara"/>
          <w:noProof/>
          <w:sz w:val="24"/>
          <w:szCs w:val="24"/>
          <w:lang w:bidi="ar-SA"/>
        </w:rPr>
      </w:r>
      <w:r>
        <w:rPr>
          <w:rFonts w:ascii="Candara" w:hAnsi="Candara"/>
          <w:noProof/>
          <w:sz w:val="24"/>
          <w:szCs w:val="24"/>
          <w:lang w:bidi="ar-SA"/>
        </w:rPr>
      </w:r>
    </w:p>
    <w:p>
      <w:pPr>
        <w:pStyle w:val="style0"/>
        <w:spacing w:lineRule="auto" w:line="240"/>
        <w:jc w:val="both"/>
        <w:rPr>
          <w:rFonts w:ascii="Candara" w:hAnsi="Candara"/>
          <w:sz w:val="24"/>
          <w:szCs w:val="24"/>
        </w:rPr>
      </w:pPr>
    </w:p>
    <w:p>
      <w:pPr>
        <w:pStyle w:val="style0"/>
        <w:widowControl w:val="false"/>
        <w:autoSpaceDE w:val="false"/>
        <w:autoSpaceDN w:val="false"/>
        <w:adjustRightInd w:val="false"/>
        <w:spacing w:before="18" w:after="0" w:lineRule="auto" w:line="240"/>
        <w:ind w:left="100" w:right="-20"/>
        <w:jc w:val="center"/>
        <w:rPr>
          <w:rFonts w:ascii="Candara" w:cs="Gill Sans MT" w:hAnsi="Candara"/>
          <w:color w:val="000000"/>
          <w:sz w:val="24"/>
          <w:szCs w:val="24"/>
        </w:rPr>
      </w:pPr>
      <w:r>
        <w:rPr>
          <w:rFonts w:ascii="Candara" w:cs="Arial" w:hAnsi="Candara"/>
          <w:sz w:val="24"/>
          <w:szCs w:val="24"/>
          <w:lang w:eastAsia="yo-NG"/>
        </w:rPr>
        <w:t>ICHSSA 1 PROJECT</w:t>
      </w:r>
    </w:p>
    <w:p>
      <w:pPr>
        <w:pStyle w:val="style0"/>
        <w:spacing w:lineRule="auto" w:line="240"/>
        <w:jc w:val="both"/>
        <w:rPr>
          <w:rFonts w:ascii="Candara" w:hAnsi="Candara"/>
          <w:sz w:val="24"/>
          <w:szCs w:val="24"/>
        </w:rPr>
      </w:pPr>
    </w:p>
    <w:bookmarkStart w:id="1" w:name="_Hlk100072600"/>
    <w:p>
      <w:pPr>
        <w:pStyle w:val="style62"/>
        <w:spacing w:before="240"/>
        <w:rPr>
          <w:rFonts w:ascii="Candara" w:hAnsi="Candara"/>
          <w:sz w:val="24"/>
          <w:szCs w:val="24"/>
        </w:rPr>
      </w:pPr>
      <w:r>
        <w:rPr>
          <w:rFonts w:ascii="Candara" w:hAnsi="Candara"/>
          <w:spacing w:val="0"/>
          <w:kern w:val="0"/>
          <w:sz w:val="24"/>
          <w:szCs w:val="24"/>
        </w:rPr>
        <w:t xml:space="preserve">DIALOUGE SESSION </w:t>
      </w:r>
      <w:r>
        <w:rPr>
          <w:rFonts w:ascii="Candara" w:hAnsi="Candara"/>
          <w:spacing w:val="0"/>
          <w:kern w:val="0"/>
          <w:sz w:val="24"/>
          <w:szCs w:val="24"/>
        </w:rPr>
        <w:t>IN OBUFI</w:t>
      </w:r>
      <w:r>
        <w:rPr>
          <w:rFonts w:ascii="Candara" w:hAnsi="Candara"/>
          <w:spacing w:val="0"/>
          <w:kern w:val="0"/>
          <w:sz w:val="24"/>
          <w:szCs w:val="24"/>
        </w:rPr>
        <w:t>, OKOBO</w:t>
      </w:r>
    </w:p>
    <w:bookmarkEnd w:id="1"/>
    <w:p>
      <w:pPr>
        <w:pStyle w:val="style0"/>
        <w:spacing w:lineRule="auto" w:line="240"/>
        <w:jc w:val="center"/>
        <w:rPr>
          <w:rFonts w:ascii="Candara" w:hAnsi="Candara"/>
          <w:sz w:val="24"/>
          <w:szCs w:val="24"/>
        </w:rPr>
      </w:pPr>
    </w:p>
    <w:p>
      <w:pPr>
        <w:pStyle w:val="style74"/>
        <w:spacing w:lineRule="auto" w:line="240"/>
        <w:jc w:val="center"/>
        <w:rPr>
          <w:rFonts w:ascii="Candara" w:hAnsi="Candara"/>
        </w:rPr>
      </w:pPr>
    </w:p>
    <w:p>
      <w:pPr>
        <w:pStyle w:val="style74"/>
        <w:spacing w:lineRule="auto" w:line="240"/>
        <w:jc w:val="center"/>
        <w:rPr>
          <w:rFonts w:ascii="Candara" w:hAnsi="Candara"/>
        </w:rPr>
      </w:pPr>
    </w:p>
    <w:p>
      <w:pPr>
        <w:pStyle w:val="style74"/>
        <w:spacing w:lineRule="auto" w:line="240"/>
        <w:jc w:val="center"/>
        <w:rPr>
          <w:rFonts w:ascii="Candara" w:hAnsi="Candara"/>
        </w:rPr>
      </w:pPr>
      <w:r>
        <w:rPr>
          <w:rFonts w:ascii="Candara" w:hAnsi="Candara"/>
        </w:rPr>
        <w:t>Submitted by: APPLICANTS WELFARE AND DEVELOPMENT CENTRE</w:t>
      </w:r>
    </w:p>
    <w:p>
      <w:pPr>
        <w:pStyle w:val="style0"/>
        <w:spacing w:lineRule="auto" w:line="240"/>
        <w:rPr>
          <w:rFonts w:ascii="Candara" w:hAnsi="Candara"/>
          <w:b/>
          <w:sz w:val="24"/>
          <w:szCs w:val="24"/>
        </w:rPr>
      </w:pPr>
      <w:r>
        <w:rPr>
          <w:rFonts w:ascii="Candara" w:hAnsi="Candara"/>
          <w:b/>
          <w:sz w:val="24"/>
          <w:szCs w:val="24"/>
        </w:rPr>
        <w:tab/>
      </w:r>
      <w:r>
        <w:rPr>
          <w:rFonts w:ascii="Candara" w:hAnsi="Candara"/>
          <w:b/>
          <w:sz w:val="24"/>
          <w:szCs w:val="24"/>
        </w:rPr>
        <w:tab/>
      </w:r>
    </w:p>
    <w:p>
      <w:pPr>
        <w:pStyle w:val="style74"/>
        <w:spacing w:lineRule="auto" w:line="240"/>
        <w:jc w:val="center"/>
        <w:rPr>
          <w:rFonts w:ascii="Candara" w:hAnsi="Candara"/>
        </w:rPr>
      </w:pPr>
      <w:r>
        <w:rPr>
          <w:rFonts w:ascii="Candara" w:hAnsi="Candara"/>
        </w:rPr>
        <w:t>Month/</w:t>
      </w:r>
      <w:del w:id="0" w:author="oenonbong" w:date="2021-02-12T05:53:00Z">
        <w:r w:rsidDel="4AE655CE">
          <w:rPr>
            <w:rFonts w:ascii="Candara" w:hAnsi="Candara"/>
          </w:rPr>
          <w:delText xml:space="preserve"> </w:delText>
        </w:r>
      </w:del>
      <w:r>
        <w:rPr>
          <w:rFonts w:ascii="Candara" w:hAnsi="Candara"/>
        </w:rPr>
        <w:t xml:space="preserve">Quarter: </w:t>
      </w:r>
      <w:r>
        <w:rPr>
          <w:rFonts w:ascii="Candara" w:hAnsi="Candara"/>
        </w:rPr>
        <w:t>APRIL</w:t>
      </w:r>
      <w:r>
        <w:rPr>
          <w:rFonts w:ascii="Candara" w:hAnsi="Candara"/>
        </w:rPr>
        <w:t xml:space="preserve">/ Quarter </w:t>
      </w:r>
      <w:r>
        <w:rPr>
          <w:rFonts w:ascii="Candara" w:hAnsi="Candara"/>
        </w:rPr>
        <w:t>3</w:t>
      </w:r>
    </w:p>
    <w:p>
      <w:pPr>
        <w:pStyle w:val="style0"/>
        <w:spacing w:lineRule="auto" w:line="240"/>
        <w:rPr>
          <w:rFonts w:ascii="Candara" w:hAnsi="Candara"/>
          <w:b/>
          <w:sz w:val="24"/>
          <w:szCs w:val="24"/>
        </w:rPr>
      </w:pP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ins w:id="1" w:author="oenonbong" w:date="2021-02-12T05:53:00Z">
        <w:r w:rsidR="853769EA">
          <w:rPr>
            <w:rFonts w:ascii="Candara" w:hAnsi="Candara"/>
            <w:b/>
            <w:sz w:val="24"/>
            <w:szCs w:val="24"/>
          </w:rPr>
          <w:t xml:space="preserve"> </w:t>
        </w:r>
      </w:ins>
    </w:p>
    <w:p>
      <w:pPr>
        <w:pStyle w:val="style74"/>
        <w:spacing w:lineRule="auto" w:line="240"/>
        <w:jc w:val="center"/>
        <w:rPr>
          <w:rFonts w:ascii="Candara" w:hAnsi="Candara"/>
        </w:rPr>
      </w:pPr>
      <w:r>
        <w:rPr>
          <w:rFonts w:ascii="Candara" w:hAnsi="Candara"/>
        </w:rPr>
        <w:t xml:space="preserve">Submission Date: </w:t>
      </w:r>
      <w:r>
        <w:rPr>
          <w:rFonts w:ascii="Candara" w:hAnsi="Candara"/>
        </w:rPr>
        <w:t>25</w:t>
      </w:r>
      <w:r>
        <w:rPr>
          <w:rFonts w:ascii="Candara" w:hAnsi="Candara"/>
        </w:rPr>
        <w:t>/</w:t>
      </w:r>
      <w:r>
        <w:rPr>
          <w:rFonts w:ascii="Candara" w:hAnsi="Candara"/>
        </w:rPr>
        <w:t>4</w:t>
      </w:r>
      <w:r>
        <w:rPr>
          <w:rFonts w:ascii="Candara" w:hAnsi="Candara"/>
        </w:rPr>
        <w:t>/2022</w:t>
      </w:r>
    </w:p>
    <w:p>
      <w:pPr>
        <w:pStyle w:val="style0"/>
        <w:spacing w:lineRule="auto" w:line="240"/>
        <w:rPr>
          <w:rFonts w:ascii="Candara" w:hAnsi="Candara"/>
          <w:b/>
          <w:sz w:val="24"/>
          <w:szCs w:val="24"/>
        </w:rPr>
      </w:pP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r>
        <w:rPr>
          <w:rFonts w:ascii="Candara" w:hAnsi="Candara"/>
          <w:b/>
          <w:sz w:val="24"/>
          <w:szCs w:val="24"/>
        </w:rPr>
        <w:tab/>
      </w:r>
    </w:p>
    <w:p>
      <w:pPr>
        <w:pStyle w:val="style0"/>
        <w:spacing w:lineRule="auto" w:line="240"/>
        <w:rPr>
          <w:rFonts w:ascii="Candara" w:hAnsi="Candara"/>
          <w:sz w:val="24"/>
          <w:szCs w:val="24"/>
        </w:rPr>
        <w:sectPr>
          <w:footerReference w:type="default" r:id="rId8"/>
          <w:pgSz w:w="12240" w:h="15840" w:orient="portrait"/>
          <w:pgMar w:top="1440" w:right="1440" w:bottom="1440" w:left="1440" w:header="720" w:footer="720" w:gutter="0"/>
          <w:pgBorders w:zOrder="front" w:display="allPages" w:offsetFrom="page">
            <w:top w:val="single" w:sz="2" w:space="24" w:color="c00000"/>
            <w:left w:val="single" w:sz="2" w:space="24" w:color="c00000"/>
            <w:bottom w:val="single" w:sz="2" w:space="24" w:color="c00000"/>
            <w:right w:val="single" w:sz="2" w:space="24" w:color="c00000"/>
          </w:pgBorders>
          <w:cols w:space="720"/>
          <w:titlePg/>
          <w:docGrid w:linePitch="360"/>
        </w:sectPr>
      </w:pPr>
      <w:r>
        <w:rPr>
          <w:rFonts w:ascii="Candara" w:hAnsi="Candara"/>
          <w:sz w:val="24"/>
          <w:szCs w:val="24"/>
        </w:rPr>
        <w:tab/>
      </w:r>
    </w:p>
    <w:p>
      <w:pPr>
        <w:pStyle w:val="style1"/>
        <w:numPr>
          <w:ilvl w:val="0"/>
          <w:numId w:val="1"/>
        </w:numPr>
        <w:tabs>
          <w:tab w:val="left" w:leader="none" w:pos="360"/>
        </w:tabs>
        <w:spacing w:lineRule="auto" w:line="240"/>
        <w:ind w:left="0" w:firstLine="0"/>
        <w:jc w:val="both"/>
        <w:rPr>
          <w:rFonts w:ascii="Candara" w:hAnsi="Candara"/>
          <w:sz w:val="24"/>
          <w:szCs w:val="24"/>
        </w:rPr>
      </w:pPr>
      <w:r>
        <w:rPr>
          <w:rFonts w:ascii="Candara" w:hAnsi="Candara"/>
          <w:sz w:val="24"/>
          <w:szCs w:val="24"/>
        </w:rPr>
        <w:t>Executive Summary</w:t>
      </w:r>
    </w:p>
    <w:bookmarkStart w:id="2" w:name="_Hlk100072020"/>
    <w:p>
      <w:pPr>
        <w:pStyle w:val="style0"/>
        <w:rPr>
          <w:rFonts w:ascii="Candara" w:hAnsi="Candara"/>
          <w:bCs/>
          <w:sz w:val="24"/>
          <w:szCs w:val="24"/>
        </w:rPr>
      </w:pPr>
      <w:r>
        <w:rPr>
          <w:rFonts w:ascii="Candara" w:hAnsi="Candara"/>
          <w:bCs/>
          <w:sz w:val="24"/>
          <w:szCs w:val="24"/>
        </w:rPr>
        <w:t xml:space="preserve">AWANDEC is committed to driving policies </w:t>
      </w:r>
      <w:r>
        <w:rPr>
          <w:rFonts w:ascii="Candara" w:hAnsi="Candara"/>
          <w:bCs/>
          <w:sz w:val="24"/>
          <w:szCs w:val="24"/>
        </w:rPr>
        <w:t xml:space="preserve">that protect children in </w:t>
      </w:r>
      <w:r>
        <w:rPr>
          <w:rFonts w:ascii="Candara" w:hAnsi="Candara"/>
          <w:bCs/>
          <w:sz w:val="24"/>
          <w:szCs w:val="24"/>
        </w:rPr>
        <w:t>their various communities while strengthening existing community structures to help enhanced rights based approach</w:t>
      </w:r>
      <w:r>
        <w:rPr>
          <w:rFonts w:ascii="Candara" w:hAnsi="Candara"/>
          <w:bCs/>
          <w:sz w:val="24"/>
          <w:szCs w:val="24"/>
        </w:rPr>
        <w:t xml:space="preserve"> in addressing child protection issues</w:t>
      </w:r>
      <w:r>
        <w:rPr>
          <w:rFonts w:ascii="Candara" w:hAnsi="Candara"/>
          <w:bCs/>
          <w:sz w:val="24"/>
          <w:szCs w:val="24"/>
        </w:rPr>
        <w:t xml:space="preserve"> and </w:t>
      </w:r>
      <w:r>
        <w:rPr>
          <w:rFonts w:ascii="Candara" w:hAnsi="Candara"/>
          <w:bCs/>
          <w:sz w:val="24"/>
          <w:szCs w:val="24"/>
        </w:rPr>
        <w:t>ensuring the involvement of gatekeepers for safeguardi</w:t>
      </w:r>
      <w:r>
        <w:rPr>
          <w:rFonts w:ascii="Candara" w:hAnsi="Candara"/>
          <w:bCs/>
          <w:sz w:val="24"/>
          <w:szCs w:val="24"/>
        </w:rPr>
        <w:t xml:space="preserve">ng children from harm and abuse. </w:t>
      </w:r>
    </w:p>
    <w:p>
      <w:pPr>
        <w:pStyle w:val="style0"/>
        <w:jc w:val="both"/>
        <w:rPr>
          <w:rFonts w:ascii="Candara" w:hAnsi="Candara"/>
          <w:bCs/>
          <w:sz w:val="24"/>
          <w:szCs w:val="24"/>
        </w:rPr>
      </w:pPr>
      <w:r>
        <w:rPr>
          <w:rFonts w:ascii="Candara" w:hAnsi="Candara"/>
          <w:bCs/>
          <w:sz w:val="24"/>
          <w:szCs w:val="24"/>
        </w:rPr>
        <w:t xml:space="preserve">Within </w:t>
      </w:r>
      <w:r>
        <w:rPr>
          <w:rFonts w:ascii="Candara" w:hAnsi="Candara"/>
          <w:bCs/>
          <w:sz w:val="24"/>
          <w:szCs w:val="24"/>
        </w:rPr>
        <w:t xml:space="preserve">the reporting month, AWANDEC </w:t>
      </w:r>
      <w:r>
        <w:rPr>
          <w:rFonts w:ascii="Candara" w:hAnsi="Candara"/>
          <w:bCs/>
          <w:sz w:val="24"/>
          <w:szCs w:val="24"/>
        </w:rPr>
        <w:t>held a dialogue session in OBUFI community</w:t>
      </w:r>
      <w:r>
        <w:rPr>
          <w:rFonts w:ascii="Candara" w:hAnsi="Candara"/>
          <w:bCs/>
          <w:sz w:val="24"/>
          <w:szCs w:val="24"/>
        </w:rPr>
        <w:t xml:space="preserve"> in OKOBO LGA. The aim of the </w:t>
      </w:r>
      <w:r>
        <w:rPr>
          <w:rFonts w:ascii="Candara" w:hAnsi="Candara"/>
          <w:bCs/>
          <w:sz w:val="24"/>
          <w:szCs w:val="24"/>
        </w:rPr>
        <w:t xml:space="preserve">session </w:t>
      </w:r>
      <w:r>
        <w:rPr>
          <w:rFonts w:ascii="Candara" w:hAnsi="Candara"/>
          <w:bCs/>
          <w:sz w:val="24"/>
          <w:szCs w:val="24"/>
        </w:rPr>
        <w:t xml:space="preserve">was to </w:t>
      </w:r>
      <w:r>
        <w:rPr>
          <w:rFonts w:ascii="Candara" w:hAnsi="Candara"/>
          <w:bCs/>
          <w:sz w:val="24"/>
          <w:szCs w:val="24"/>
        </w:rPr>
        <w:t>discuss issues</w:t>
      </w:r>
      <w:r>
        <w:rPr>
          <w:rFonts w:ascii="Candara" w:hAnsi="Candara"/>
          <w:bCs/>
          <w:sz w:val="24"/>
          <w:szCs w:val="24"/>
        </w:rPr>
        <w:t xml:space="preserve"> on Child Abuse and to solicit support from the </w:t>
      </w:r>
      <w:r>
        <w:rPr>
          <w:rFonts w:ascii="Candara" w:hAnsi="Candara"/>
          <w:bCs/>
          <w:sz w:val="24"/>
          <w:szCs w:val="24"/>
        </w:rPr>
        <w:t xml:space="preserve">Child Protection </w:t>
      </w:r>
      <w:r>
        <w:rPr>
          <w:rFonts w:ascii="Candara" w:hAnsi="Candara"/>
          <w:bCs/>
          <w:sz w:val="24"/>
          <w:szCs w:val="24"/>
        </w:rPr>
        <w:t>Committee members in addressing this issue.</w:t>
      </w:r>
    </w:p>
    <w:bookmarkEnd w:id="2"/>
    <w:p>
      <w:pPr>
        <w:pStyle w:val="style2"/>
        <w:numPr>
          <w:ilvl w:val="1"/>
          <w:numId w:val="1"/>
        </w:numPr>
        <w:tabs>
          <w:tab w:val="left" w:leader="none" w:pos="360"/>
        </w:tabs>
        <w:spacing w:lineRule="auto" w:line="240"/>
        <w:ind w:left="0" w:firstLine="0"/>
        <w:jc w:val="both"/>
        <w:rPr>
          <w:rFonts w:ascii="Candara" w:hAnsi="Candara"/>
          <w:szCs w:val="24"/>
        </w:rPr>
      </w:pPr>
      <w:r>
        <w:rPr>
          <w:rFonts w:ascii="Candara" w:hAnsi="Candara"/>
          <w:szCs w:val="24"/>
        </w:rPr>
        <w:t>Summary of Key activities (In bullet point please)</w:t>
      </w:r>
    </w:p>
    <w:p>
      <w:pPr>
        <w:pStyle w:val="style179"/>
        <w:numPr>
          <w:ilvl w:val="0"/>
          <w:numId w:val="2"/>
        </w:numPr>
        <w:spacing w:after="160" w:lineRule="auto" w:line="240"/>
        <w:rPr>
          <w:rFonts w:ascii="Candara" w:hAnsi="Candara"/>
          <w:sz w:val="24"/>
          <w:szCs w:val="24"/>
        </w:rPr>
      </w:pPr>
      <w:r>
        <w:rPr>
          <w:rFonts w:ascii="Candara" w:hAnsi="Candara"/>
          <w:sz w:val="24"/>
          <w:szCs w:val="24"/>
        </w:rPr>
        <w:t>Dialogue session in OBUFI</w:t>
      </w:r>
      <w:r>
        <w:rPr>
          <w:rFonts w:ascii="Candara" w:hAnsi="Candara"/>
          <w:sz w:val="24"/>
          <w:szCs w:val="24"/>
        </w:rPr>
        <w:t>, OKOBO LGA.</w:t>
      </w:r>
    </w:p>
    <w:p>
      <w:pPr>
        <w:pStyle w:val="style2"/>
        <w:spacing w:lineRule="auto" w:line="240"/>
        <w:ind w:left="360"/>
        <w:jc w:val="both"/>
        <w:rPr>
          <w:rFonts w:ascii="Candara" w:hAnsi="Candara"/>
          <w:b w:val="false"/>
          <w:szCs w:val="24"/>
        </w:rPr>
      </w:pPr>
      <w:r>
        <w:rPr>
          <w:rFonts w:ascii="Candara" w:hAnsi="Candara"/>
          <w:szCs w:val="24"/>
        </w:rPr>
        <w:t>Progr</w:t>
      </w:r>
      <w:r>
        <w:rPr>
          <w:rFonts w:ascii="Candara" w:hAnsi="Candara"/>
          <w:szCs w:val="24"/>
        </w:rPr>
        <w:t>ess Narrative:</w:t>
      </w:r>
      <w:r>
        <w:rPr>
          <w:rFonts w:ascii="Candara" w:hAnsi="Candara"/>
          <w:b w:val="false"/>
          <w:szCs w:val="24"/>
        </w:rPr>
        <w:t xml:space="preserve"> </w:t>
      </w:r>
    </w:p>
    <w:p>
      <w:pPr>
        <w:pStyle w:val="style0"/>
        <w:spacing w:lineRule="auto" w:line="240"/>
        <w:jc w:val="both"/>
        <w:rPr>
          <w:rStyle w:val="style4103"/>
          <w:rFonts w:ascii="Candara" w:hAnsi="Candara"/>
          <w:sz w:val="24"/>
          <w:szCs w:val="24"/>
        </w:rPr>
      </w:pPr>
      <w:r>
        <w:rPr>
          <w:rStyle w:val="style4103"/>
          <w:rFonts w:ascii="Candara" w:hAnsi="Candara"/>
          <w:sz w:val="24"/>
          <w:szCs w:val="24"/>
        </w:rPr>
        <w:t>As children remain exposed to conflict, violence, neglect and abuse, Community-Based Child Protection/Quality Improvement Committee becomes essential to mobilize community responses, enhance referrals, raise awareness on child rights and en</w:t>
      </w:r>
      <w:r>
        <w:rPr>
          <w:rStyle w:val="style4103"/>
          <w:rFonts w:ascii="Candara" w:hAnsi="Candara"/>
          <w:sz w:val="24"/>
          <w:szCs w:val="24"/>
        </w:rPr>
        <w:t xml:space="preserve">sure communities take part in creating a protective environment for children. </w:t>
      </w:r>
    </w:p>
    <w:p>
      <w:pPr>
        <w:pStyle w:val="style0"/>
        <w:spacing w:lineRule="auto" w:line="240"/>
        <w:jc w:val="both"/>
        <w:rPr>
          <w:rStyle w:val="style4103"/>
          <w:rFonts w:ascii="Candara" w:hAnsi="Candara"/>
          <w:sz w:val="24"/>
          <w:szCs w:val="24"/>
        </w:rPr>
      </w:pPr>
      <w:r>
        <w:rPr>
          <w:rStyle w:val="style4103"/>
          <w:rFonts w:ascii="Candara" w:hAnsi="Candara"/>
          <w:sz w:val="24"/>
          <w:szCs w:val="24"/>
        </w:rPr>
        <w:t>Following increasing reports of out of school children and teenage pregnancies in across various project communities, AWANDEC Community system strengthening Staff and AWANDEC Staff Team with support from the community program monitor of CCCRN</w:t>
      </w:r>
      <w:r>
        <w:rPr>
          <w:rStyle w:val="style4103"/>
          <w:rFonts w:ascii="Candara" w:hAnsi="Candara"/>
          <w:sz w:val="24"/>
          <w:szCs w:val="24"/>
        </w:rPr>
        <w:t xml:space="preserve"> collaborated to hold monthly CCPC meeting with the CCPC member on the effective ways to address the identified issues. </w:t>
      </w:r>
    </w:p>
    <w:p>
      <w:pPr>
        <w:pStyle w:val="style0"/>
        <w:spacing w:lineRule="auto" w:line="240"/>
        <w:jc w:val="both"/>
        <w:rPr>
          <w:rStyle w:val="style4103"/>
          <w:rFonts w:ascii="Candara" w:hAnsi="Candara"/>
          <w:sz w:val="24"/>
          <w:szCs w:val="24"/>
        </w:rPr>
      </w:pPr>
      <w:r>
        <w:rPr>
          <w:rStyle w:val="style4103"/>
          <w:rFonts w:ascii="Candara" w:hAnsi="Candara"/>
          <w:sz w:val="24"/>
          <w:szCs w:val="24"/>
        </w:rPr>
        <w:t>The forum was held on the 25</w:t>
      </w:r>
      <w:r>
        <w:rPr>
          <w:rStyle w:val="style4103"/>
          <w:rFonts w:ascii="Candara" w:hAnsi="Candara"/>
          <w:sz w:val="24"/>
          <w:szCs w:val="24"/>
          <w:vertAlign w:val="superscript"/>
        </w:rPr>
        <w:t>th</w:t>
      </w:r>
      <w:r>
        <w:rPr>
          <w:rStyle w:val="style4103"/>
          <w:rFonts w:ascii="Candara" w:hAnsi="Candara"/>
          <w:sz w:val="24"/>
          <w:szCs w:val="24"/>
        </w:rPr>
        <w:t xml:space="preserve"> April 2022 at</w:t>
      </w:r>
      <w:r>
        <w:rPr>
          <w:rFonts w:ascii="Candara" w:hAnsi="Candara"/>
          <w:sz w:val="24"/>
          <w:szCs w:val="24"/>
        </w:rPr>
        <w:t xml:space="preserve"> </w:t>
      </w:r>
      <w:r>
        <w:rPr>
          <w:rStyle w:val="style4103"/>
          <w:rFonts w:ascii="Candara" w:hAnsi="Candara"/>
          <w:sz w:val="24"/>
          <w:szCs w:val="24"/>
        </w:rPr>
        <w:t xml:space="preserve">CHIEF PETER OKON EFFIONG’s compound in </w:t>
      </w:r>
      <w:r>
        <w:rPr>
          <w:rStyle w:val="style4103"/>
          <w:rFonts w:ascii="Candara" w:hAnsi="Candara"/>
          <w:sz w:val="24"/>
          <w:szCs w:val="24"/>
        </w:rPr>
        <w:t>Obufi</w:t>
      </w:r>
      <w:r>
        <w:rPr>
          <w:rStyle w:val="style4103"/>
          <w:rFonts w:ascii="Candara" w:hAnsi="Candara"/>
          <w:sz w:val="24"/>
          <w:szCs w:val="24"/>
        </w:rPr>
        <w:t xml:space="preserve"> community at 2:00 p.m.  </w:t>
      </w:r>
      <w:r>
        <w:rPr>
          <w:rStyle w:val="style4103"/>
          <w:rFonts w:ascii="Candara" w:hAnsi="Candara"/>
          <w:sz w:val="24"/>
          <w:szCs w:val="24"/>
        </w:rPr>
        <w:t xml:space="preserve">The approach used in facilitating the session was </w:t>
      </w:r>
      <w:r>
        <w:rPr>
          <w:rStyle w:val="style4103"/>
          <w:rFonts w:ascii="Candara" w:hAnsi="Candara"/>
          <w:sz w:val="24"/>
          <w:szCs w:val="24"/>
        </w:rPr>
        <w:t>a participatory approach which included structured presentations, Question &amp; Answer sessions, experience sharing, and healthy debates among the participants</w:t>
      </w:r>
      <w:r>
        <w:rPr>
          <w:rStyle w:val="style4103"/>
          <w:rFonts w:ascii="Candara" w:hAnsi="Candara"/>
          <w:sz w:val="24"/>
          <w:szCs w:val="24"/>
        </w:rPr>
        <w:t>.</w:t>
      </w:r>
    </w:p>
    <w:p>
      <w:pPr>
        <w:pStyle w:val="style0"/>
        <w:rPr>
          <w:rStyle w:val="style4103"/>
          <w:rFonts w:ascii="Candara" w:hAnsi="Candara"/>
          <w:sz w:val="24"/>
          <w:szCs w:val="24"/>
        </w:rPr>
      </w:pPr>
      <w:r>
        <w:rPr>
          <w:rStyle w:val="style4103"/>
          <w:rFonts w:ascii="Candara" w:hAnsi="Candara"/>
          <w:sz w:val="24"/>
          <w:szCs w:val="24"/>
        </w:rPr>
        <w:t xml:space="preserve">The meeting began with an opening prayer led by </w:t>
      </w:r>
      <w:r>
        <w:rPr>
          <w:rStyle w:val="style4103"/>
          <w:rFonts w:ascii="Candara" w:hAnsi="Candara"/>
          <w:sz w:val="24"/>
          <w:szCs w:val="24"/>
        </w:rPr>
        <w:t>Mr</w:t>
      </w:r>
      <w:r>
        <w:rPr>
          <w:rStyle w:val="style4103"/>
          <w:rFonts w:ascii="Candara" w:hAnsi="Candara"/>
          <w:sz w:val="24"/>
          <w:szCs w:val="24"/>
        </w:rPr>
        <w:t>. Mark. Deliberations followed thereafter</w:t>
      </w:r>
      <w:r>
        <w:rPr>
          <w:rStyle w:val="style4103"/>
          <w:rFonts w:ascii="Candara" w:hAnsi="Candara"/>
          <w:sz w:val="24"/>
          <w:szCs w:val="24"/>
        </w:rPr>
        <w:t xml:space="preserve"> the CSS officer enlightened the participants on ICHSSA 1 Project goals and </w:t>
      </w:r>
      <w:r>
        <w:rPr>
          <w:rStyle w:val="style4103"/>
          <w:rFonts w:ascii="Candara" w:hAnsi="Candara"/>
          <w:sz w:val="24"/>
          <w:szCs w:val="24"/>
        </w:rPr>
        <w:t xml:space="preserve">presented </w:t>
      </w:r>
      <w:r>
        <w:rPr>
          <w:rStyle w:val="style4103"/>
          <w:rFonts w:ascii="Candara" w:hAnsi="Candara"/>
          <w:sz w:val="24"/>
          <w:szCs w:val="24"/>
        </w:rPr>
        <w:t xml:space="preserve">the topics for discussion which </w:t>
      </w:r>
      <w:r>
        <w:rPr>
          <w:rStyle w:val="style4103"/>
          <w:rFonts w:ascii="Candara" w:hAnsi="Candara"/>
          <w:sz w:val="24"/>
          <w:szCs w:val="24"/>
        </w:rPr>
        <w:t>inclu</w:t>
      </w:r>
      <w:r>
        <w:rPr>
          <w:rStyle w:val="style4103"/>
          <w:rFonts w:ascii="Candara" w:hAnsi="Candara"/>
          <w:sz w:val="24"/>
          <w:szCs w:val="24"/>
        </w:rPr>
        <w:t>ded</w:t>
      </w:r>
      <w:r>
        <w:rPr>
          <w:rStyle w:val="style4103"/>
          <w:rFonts w:ascii="Candara" w:hAnsi="Candara"/>
          <w:sz w:val="24"/>
          <w:szCs w:val="24"/>
        </w:rPr>
        <w:t xml:space="preserve"> issues on increased of out-school children and teenage pregnancy</w:t>
      </w:r>
      <w:r>
        <w:rPr>
          <w:rStyle w:val="style4103"/>
          <w:rFonts w:ascii="Candara" w:hAnsi="Candara"/>
          <w:sz w:val="24"/>
          <w:szCs w:val="24"/>
        </w:rPr>
        <w:t xml:space="preserve">. The participants were briefed on teenage pregnancies and increased </w:t>
      </w:r>
      <w:r>
        <w:rPr>
          <w:rStyle w:val="style4103"/>
          <w:rFonts w:ascii="Candara" w:hAnsi="Candara"/>
          <w:sz w:val="24"/>
          <w:szCs w:val="24"/>
        </w:rPr>
        <w:t>out-of</w:t>
      </w:r>
      <w:r>
        <w:rPr>
          <w:rStyle w:val="style4103"/>
          <w:rFonts w:ascii="Candara" w:hAnsi="Candara"/>
          <w:sz w:val="24"/>
          <w:szCs w:val="24"/>
        </w:rPr>
        <w:t xml:space="preserve"> school children</w:t>
      </w:r>
      <w:r>
        <w:rPr>
          <w:rStyle w:val="style4103"/>
          <w:rFonts w:ascii="Candara" w:hAnsi="Candara"/>
          <w:sz w:val="24"/>
          <w:szCs w:val="24"/>
        </w:rPr>
        <w:t xml:space="preserve"> in project communities which was </w:t>
      </w:r>
      <w:r>
        <w:rPr>
          <w:rStyle w:val="style4103"/>
          <w:rFonts w:ascii="Candara" w:hAnsi="Candara"/>
          <w:sz w:val="24"/>
          <w:szCs w:val="24"/>
        </w:rPr>
        <w:t>backed up by data obtained during home visits for service provision. The facilitator enhanced on the reasons why they committee</w:t>
      </w:r>
      <w:r>
        <w:rPr>
          <w:rStyle w:val="style4103"/>
          <w:rFonts w:ascii="Candara" w:hAnsi="Candara"/>
          <w:sz w:val="24"/>
          <w:szCs w:val="24"/>
        </w:rPr>
        <w:t xml:space="preserve"> need</w:t>
      </w:r>
      <w:r>
        <w:rPr>
          <w:rStyle w:val="style4103"/>
          <w:rFonts w:ascii="Candara" w:hAnsi="Candara"/>
          <w:sz w:val="24"/>
          <w:szCs w:val="24"/>
        </w:rPr>
        <w:t>s</w:t>
      </w:r>
      <w:r>
        <w:rPr>
          <w:rStyle w:val="style4103"/>
          <w:rFonts w:ascii="Candara" w:hAnsi="Candara"/>
          <w:sz w:val="24"/>
          <w:szCs w:val="24"/>
        </w:rPr>
        <w:t xml:space="preserve"> to act together to stop a</w:t>
      </w:r>
      <w:r>
        <w:rPr>
          <w:rStyle w:val="style4103"/>
          <w:rFonts w:ascii="Candara" w:hAnsi="Candara"/>
          <w:sz w:val="24"/>
          <w:szCs w:val="24"/>
        </w:rPr>
        <w:t>n</w:t>
      </w:r>
      <w:r>
        <w:rPr>
          <w:rStyle w:val="style4103"/>
          <w:rFonts w:ascii="Candara" w:hAnsi="Candara"/>
          <w:sz w:val="24"/>
          <w:szCs w:val="24"/>
        </w:rPr>
        <w:t xml:space="preserve">d reduce the reoccurrences of these issues in their communities. </w:t>
      </w:r>
      <w:r>
        <w:rPr>
          <w:rStyle w:val="style4103"/>
          <w:rFonts w:ascii="Candara" w:hAnsi="Candara"/>
          <w:sz w:val="24"/>
          <w:szCs w:val="24"/>
        </w:rPr>
        <w:t xml:space="preserve">There were numerous questions raised in relation to the issues discussed as the attendees shared views and perspectives on various issues hampering teenage pregnancies and </w:t>
      </w:r>
      <w:r>
        <w:rPr>
          <w:rStyle w:val="style4103"/>
          <w:rFonts w:ascii="Candara" w:hAnsi="Candara"/>
          <w:sz w:val="24"/>
          <w:szCs w:val="24"/>
        </w:rPr>
        <w:t>out-of</w:t>
      </w:r>
      <w:r>
        <w:rPr>
          <w:rStyle w:val="style4103"/>
          <w:rFonts w:ascii="Candara" w:hAnsi="Candara"/>
          <w:sz w:val="24"/>
          <w:szCs w:val="24"/>
        </w:rPr>
        <w:t xml:space="preserve"> school children.</w:t>
      </w:r>
    </w:p>
    <w:p>
      <w:pPr>
        <w:pStyle w:val="style0"/>
        <w:spacing w:lineRule="auto" w:line="240"/>
        <w:jc w:val="both"/>
        <w:rPr>
          <w:rStyle w:val="style4103"/>
          <w:rFonts w:ascii="Candara" w:hAnsi="Candara"/>
          <w:sz w:val="24"/>
          <w:szCs w:val="24"/>
        </w:rPr>
      </w:pPr>
      <w:r>
        <w:rPr>
          <w:rStyle w:val="style4103"/>
          <w:rFonts w:ascii="Candara" w:hAnsi="Candara"/>
          <w:sz w:val="24"/>
          <w:szCs w:val="24"/>
        </w:rPr>
        <w:t xml:space="preserve">The dialogue session exposed committee lack of knowledge of the issues raised in their community. One of the members, </w:t>
      </w:r>
      <w:r>
        <w:rPr>
          <w:rFonts w:ascii="Candara" w:cs="Alright Sans Regular" w:hAnsi="Candara"/>
          <w:color w:val="000000"/>
          <w:sz w:val="24"/>
          <w:szCs w:val="24"/>
        </w:rPr>
        <w:t>Bassey</w:t>
      </w:r>
      <w:r>
        <w:rPr>
          <w:rFonts w:ascii="Candara" w:cs="Alright Sans Regular" w:hAnsi="Candara"/>
          <w:color w:val="000000"/>
          <w:sz w:val="24"/>
          <w:szCs w:val="24"/>
        </w:rPr>
        <w:t xml:space="preserve"> </w:t>
      </w:r>
      <w:r>
        <w:rPr>
          <w:rFonts w:ascii="Candara" w:cs="Alright Sans Regular" w:hAnsi="Candara"/>
          <w:color w:val="000000"/>
          <w:sz w:val="24"/>
          <w:szCs w:val="24"/>
        </w:rPr>
        <w:t>Ekpeyong</w:t>
      </w:r>
      <w:r>
        <w:rPr>
          <w:rFonts w:ascii="Candara" w:cs="Alright Sans Regular" w:hAnsi="Candara"/>
          <w:color w:val="000000"/>
          <w:sz w:val="24"/>
          <w:szCs w:val="24"/>
        </w:rPr>
        <w:t xml:space="preserve"> pointed out that it would be good to set up a </w:t>
      </w:r>
      <w:r>
        <w:rPr>
          <w:rFonts w:ascii="Candara" w:cs="Alright Sans Regular" w:hAnsi="Candara"/>
          <w:color w:val="000000"/>
          <w:sz w:val="24"/>
          <w:szCs w:val="24"/>
        </w:rPr>
        <w:t>commitee</w:t>
      </w:r>
      <w:r>
        <w:rPr>
          <w:rFonts w:ascii="Candara" w:cs="Alright Sans Regular" w:hAnsi="Candara"/>
          <w:color w:val="000000"/>
          <w:sz w:val="24"/>
          <w:szCs w:val="24"/>
        </w:rPr>
        <w:t xml:space="preserve"> that would l</w:t>
      </w:r>
      <w:r>
        <w:rPr>
          <w:rFonts w:ascii="Candara" w:cs="Alright Sans Regular" w:hAnsi="Candara"/>
          <w:color w:val="000000"/>
          <w:sz w:val="24"/>
          <w:szCs w:val="24"/>
        </w:rPr>
        <w:t>ook into this issues raised being</w:t>
      </w:r>
      <w:r>
        <w:rPr>
          <w:rFonts w:ascii="Candara" w:cs="Alright Sans Regular" w:hAnsi="Candara"/>
          <w:color w:val="000000"/>
          <w:sz w:val="24"/>
          <w:szCs w:val="24"/>
        </w:rPr>
        <w:t xml:space="preserve"> that they are issues affecting the children in the community. </w:t>
      </w:r>
      <w:r>
        <w:rPr>
          <w:rFonts w:ascii="Candara" w:cs="Alright Sans Regular" w:hAnsi="Candara"/>
          <w:color w:val="000000"/>
          <w:sz w:val="24"/>
          <w:szCs w:val="24"/>
        </w:rPr>
        <w:t xml:space="preserve">Comfort </w:t>
      </w:r>
      <w:r>
        <w:rPr>
          <w:rFonts w:ascii="Candara" w:cs="Alright Sans Regular" w:hAnsi="Candara"/>
          <w:color w:val="000000"/>
          <w:sz w:val="24"/>
          <w:szCs w:val="24"/>
        </w:rPr>
        <w:t>Umoh</w:t>
      </w:r>
      <w:r>
        <w:rPr>
          <w:rFonts w:ascii="Candara" w:cs="Alright Sans Regular" w:hAnsi="Candara"/>
          <w:color w:val="000000"/>
          <w:sz w:val="24"/>
          <w:szCs w:val="24"/>
        </w:rPr>
        <w:t xml:space="preserve"> </w:t>
      </w:r>
      <w:r>
        <w:rPr>
          <w:rFonts w:ascii="Candara" w:cs="Alright Sans Regular" w:hAnsi="Candara"/>
          <w:color w:val="000000"/>
          <w:sz w:val="24"/>
          <w:szCs w:val="24"/>
        </w:rPr>
        <w:t>Etim</w:t>
      </w:r>
      <w:r>
        <w:rPr>
          <w:rFonts w:ascii="Candara" w:cs="Alright Sans Regular" w:hAnsi="Candara"/>
          <w:color w:val="000000"/>
          <w:sz w:val="24"/>
          <w:szCs w:val="24"/>
        </w:rPr>
        <w:t xml:space="preserve"> also added that some teachers in school will send students to their farms to do farm work instead of teaching the child what is needed that is the reason why some children do not want to go to school.</w:t>
      </w:r>
      <w:r>
        <w:rPr>
          <w:rFonts w:ascii="Candara" w:cs="Alright Sans Regular" w:hAnsi="Candara"/>
          <w:color w:val="000000"/>
          <w:sz w:val="24"/>
          <w:szCs w:val="24"/>
        </w:rPr>
        <w:t xml:space="preserve"> To address this, Mary Peter the nutrition officer pointed out that if there are such cases recorded in the community the matter should be reported to the P.T.A of the school.</w:t>
      </w:r>
      <w:r>
        <w:rPr>
          <w:rFonts w:ascii="Candara" w:cs="Alright Sans Regular" w:hAnsi="Candara"/>
          <w:color w:val="000000"/>
          <w:sz w:val="24"/>
          <w:szCs w:val="24"/>
        </w:rPr>
        <w:t xml:space="preserve"> </w:t>
      </w:r>
      <w:r>
        <w:rPr>
          <w:rFonts w:ascii="Candara" w:cs="Alright Sans Regular" w:hAnsi="Candara"/>
          <w:color w:val="000000"/>
          <w:sz w:val="24"/>
          <w:szCs w:val="24"/>
        </w:rPr>
        <w:t>Mr</w:t>
      </w:r>
      <w:r>
        <w:rPr>
          <w:rFonts w:ascii="Candara" w:cs="Alright Sans Regular" w:hAnsi="Candara"/>
          <w:color w:val="000000"/>
          <w:sz w:val="24"/>
          <w:szCs w:val="24"/>
        </w:rPr>
        <w:t xml:space="preserve"> </w:t>
      </w:r>
      <w:r>
        <w:rPr>
          <w:rFonts w:ascii="Candara" w:cs="Alright Sans Regular" w:hAnsi="Candara"/>
          <w:color w:val="000000"/>
          <w:sz w:val="24"/>
          <w:szCs w:val="24"/>
        </w:rPr>
        <w:t>Orok</w:t>
      </w:r>
      <w:r>
        <w:rPr>
          <w:rFonts w:ascii="Candara" w:cs="Alright Sans Regular" w:hAnsi="Candara"/>
          <w:color w:val="000000"/>
          <w:sz w:val="24"/>
          <w:szCs w:val="24"/>
        </w:rPr>
        <w:t xml:space="preserve"> </w:t>
      </w:r>
      <w:r>
        <w:rPr>
          <w:rFonts w:ascii="Candara" w:cs="Alright Sans Regular" w:hAnsi="Candara"/>
          <w:color w:val="000000"/>
          <w:sz w:val="24"/>
          <w:szCs w:val="24"/>
        </w:rPr>
        <w:t>Atte</w:t>
      </w:r>
      <w:r>
        <w:rPr>
          <w:rFonts w:ascii="Candara" w:cs="Alright Sans Regular" w:hAnsi="Candara"/>
          <w:color w:val="000000"/>
          <w:sz w:val="24"/>
          <w:szCs w:val="24"/>
        </w:rPr>
        <w:t xml:space="preserve"> added that to reduce the incidence of out of school </w:t>
      </w:r>
      <w:r>
        <w:rPr>
          <w:rFonts w:ascii="Candara" w:cs="Alright Sans Regular" w:hAnsi="Candara"/>
          <w:color w:val="000000"/>
          <w:sz w:val="24"/>
          <w:szCs w:val="24"/>
        </w:rPr>
        <w:t>school</w:t>
      </w:r>
      <w:r>
        <w:rPr>
          <w:rFonts w:ascii="Candara" w:cs="Alright Sans Regular" w:hAnsi="Candara"/>
          <w:color w:val="000000"/>
          <w:sz w:val="24"/>
          <w:szCs w:val="24"/>
        </w:rPr>
        <w:t xml:space="preserve"> children, families of the defaulters should be fined. Everyone agreed to the suggestion as it will serve as a deterrent to both child and make the parent or caregiver of the defaulter serious with the educational development of the child. </w:t>
      </w:r>
    </w:p>
    <w:p>
      <w:pPr>
        <w:pStyle w:val="style0"/>
        <w:spacing w:lineRule="auto" w:line="240"/>
        <w:jc w:val="both"/>
        <w:rPr>
          <w:rFonts w:ascii="Candara" w:cs="Alright Sans Regular" w:hAnsi="Candara"/>
          <w:color w:val="000000"/>
          <w:sz w:val="24"/>
          <w:szCs w:val="24"/>
        </w:rPr>
      </w:pPr>
      <w:r>
        <w:rPr>
          <w:rFonts w:ascii="Candara" w:cs="Alright Sans Regular" w:hAnsi="Candara"/>
          <w:color w:val="000000"/>
          <w:sz w:val="24"/>
          <w:szCs w:val="24"/>
        </w:rPr>
        <w:t>On sexual reproductive health issues and the increased in teenage pregnancies, a participant was of the opinion that teenagers be introduced to</w:t>
      </w:r>
      <w:r>
        <w:rPr>
          <w:rFonts w:ascii="Candara" w:cs="Alright Sans Regular" w:hAnsi="Candara"/>
          <w:color w:val="000000"/>
          <w:sz w:val="24"/>
          <w:szCs w:val="24"/>
        </w:rPr>
        <w:t xml:space="preserve"> family planning </w:t>
      </w:r>
      <w:r>
        <w:rPr>
          <w:rFonts w:ascii="Candara" w:cs="Alright Sans Regular" w:hAnsi="Candara"/>
          <w:color w:val="000000"/>
          <w:sz w:val="24"/>
          <w:szCs w:val="24"/>
        </w:rPr>
        <w:t>to teenagers in the communities to curb the rise in teenage pregnancy, which other members kicked against.</w:t>
      </w:r>
    </w:p>
    <w:p>
      <w:pPr>
        <w:pStyle w:val="style0"/>
        <w:spacing w:lineRule="auto" w:line="240"/>
        <w:jc w:val="both"/>
        <w:rPr>
          <w:rFonts w:ascii="Candara" w:cs="Alright Sans Regular" w:hAnsi="Candara"/>
          <w:color w:val="000000"/>
          <w:sz w:val="24"/>
          <w:szCs w:val="24"/>
        </w:rPr>
      </w:pPr>
      <w:r>
        <w:rPr>
          <w:rFonts w:ascii="Candara" w:cs="Alright Sans Regular" w:hAnsi="Candara"/>
          <w:color w:val="000000"/>
          <w:sz w:val="24"/>
          <w:szCs w:val="24"/>
        </w:rPr>
        <w:t xml:space="preserve">The community program monitor </w:t>
      </w:r>
      <w:r>
        <w:rPr>
          <w:rFonts w:ascii="Candara" w:cs="Alright Sans Regular" w:hAnsi="Candara"/>
          <w:color w:val="000000"/>
          <w:sz w:val="24"/>
          <w:szCs w:val="24"/>
        </w:rPr>
        <w:t>Emem</w:t>
      </w:r>
      <w:r>
        <w:rPr>
          <w:rFonts w:ascii="Candara" w:cs="Alright Sans Regular" w:hAnsi="Candara"/>
          <w:color w:val="000000"/>
          <w:sz w:val="24"/>
          <w:szCs w:val="24"/>
        </w:rPr>
        <w:t xml:space="preserve"> allayed her</w:t>
      </w:r>
      <w:r>
        <w:rPr>
          <w:rFonts w:ascii="Candara" w:cs="Alright Sans Regular" w:hAnsi="Candara"/>
          <w:color w:val="000000"/>
          <w:sz w:val="24"/>
          <w:szCs w:val="24"/>
        </w:rPr>
        <w:t xml:space="preserve"> fears</w:t>
      </w:r>
      <w:r>
        <w:rPr>
          <w:rFonts w:ascii="Candara" w:cs="Alright Sans Regular" w:hAnsi="Candara"/>
          <w:color w:val="000000"/>
          <w:sz w:val="24"/>
          <w:szCs w:val="24"/>
        </w:rPr>
        <w:t>, explaining that advising the</w:t>
      </w:r>
      <w:r>
        <w:rPr>
          <w:rFonts w:ascii="Candara" w:cs="Alright Sans Regular" w:hAnsi="Candara"/>
          <w:color w:val="000000"/>
          <w:sz w:val="24"/>
          <w:szCs w:val="24"/>
        </w:rPr>
        <w:t xml:space="preserve"> girls</w:t>
      </w:r>
      <w:r>
        <w:rPr>
          <w:rFonts w:ascii="Candara" w:cs="Alright Sans Regular" w:hAnsi="Candara"/>
          <w:color w:val="000000"/>
          <w:sz w:val="24"/>
          <w:szCs w:val="24"/>
        </w:rPr>
        <w:t xml:space="preserve"> to go for family planning may encourage promiscuity and increase in HIV</w:t>
      </w:r>
      <w:r>
        <w:rPr>
          <w:rFonts w:ascii="Candara" w:cs="Alright Sans Regular" w:hAnsi="Candara"/>
          <w:color w:val="000000"/>
          <w:sz w:val="24"/>
          <w:szCs w:val="24"/>
        </w:rPr>
        <w:t xml:space="preserve"> transmissio</w:t>
      </w:r>
      <w:r>
        <w:rPr>
          <w:rFonts w:ascii="Candara" w:cs="Alright Sans Regular" w:hAnsi="Candara"/>
          <w:color w:val="000000"/>
          <w:sz w:val="24"/>
          <w:szCs w:val="24"/>
        </w:rPr>
        <w:t xml:space="preserve">n. </w:t>
      </w:r>
      <w:r>
        <w:rPr>
          <w:rFonts w:ascii="Candara" w:cs="Alright Sans Regular" w:hAnsi="Candara"/>
          <w:color w:val="000000"/>
          <w:sz w:val="24"/>
          <w:szCs w:val="24"/>
        </w:rPr>
        <w:t xml:space="preserve">Instead, abstinence should be encouraged. </w:t>
      </w:r>
      <w:r>
        <w:rPr>
          <w:rFonts w:ascii="Candara" w:cs="Alright Sans Regular" w:hAnsi="Candara"/>
          <w:color w:val="000000"/>
          <w:sz w:val="24"/>
          <w:szCs w:val="24"/>
        </w:rPr>
        <w:t xml:space="preserve"> </w:t>
      </w:r>
    </w:p>
    <w:p>
      <w:pPr>
        <w:pStyle w:val="style0"/>
        <w:spacing w:lineRule="auto" w:line="240"/>
        <w:jc w:val="both"/>
        <w:rPr>
          <w:rFonts w:ascii="Candara" w:cs="Alright Sans Regular" w:hAnsi="Candara"/>
          <w:color w:val="000000"/>
          <w:sz w:val="24"/>
          <w:szCs w:val="24"/>
        </w:rPr>
      </w:pPr>
      <w:r>
        <w:rPr>
          <w:rFonts w:ascii="Candara" w:cs="Alright Sans Regular" w:hAnsi="Candara"/>
          <w:color w:val="000000"/>
          <w:sz w:val="24"/>
          <w:szCs w:val="24"/>
        </w:rPr>
        <w:t>Mr</w:t>
      </w:r>
      <w:r>
        <w:rPr>
          <w:rFonts w:ascii="Candara" w:cs="Alright Sans Regular" w:hAnsi="Candara"/>
          <w:color w:val="000000"/>
          <w:sz w:val="24"/>
          <w:szCs w:val="24"/>
        </w:rPr>
        <w:t xml:space="preserve"> Mark complained of some persons coming into the community to teach the young girls on family planning. </w:t>
      </w:r>
    </w:p>
    <w:p>
      <w:pPr>
        <w:pStyle w:val="style0"/>
        <w:spacing w:lineRule="auto" w:line="240"/>
        <w:jc w:val="both"/>
        <w:rPr>
          <w:rFonts w:ascii="Candara" w:cs="Alright Sans Regular" w:hAnsi="Candara"/>
          <w:color w:val="000000"/>
          <w:sz w:val="24"/>
          <w:szCs w:val="24"/>
        </w:rPr>
      </w:pPr>
      <w:r>
        <w:rPr>
          <w:rFonts w:ascii="Candara" w:cs="Alright Sans Regular" w:hAnsi="Candara"/>
          <w:color w:val="000000"/>
          <w:sz w:val="24"/>
          <w:szCs w:val="24"/>
        </w:rPr>
        <w:t>Emem Udofia reminded the chief and his opinion leaders that they are supposed to screen information from anybody bef</w:t>
      </w:r>
      <w:r>
        <w:rPr>
          <w:rFonts w:ascii="Candara" w:cs="Alright Sans Regular" w:hAnsi="Candara"/>
          <w:color w:val="000000"/>
          <w:sz w:val="24"/>
          <w:szCs w:val="24"/>
        </w:rPr>
        <w:t xml:space="preserve">ore allowing the information be passed down. This will regulate and control the type of information been passed to the people. </w:t>
      </w:r>
    </w:p>
    <w:p>
      <w:pPr>
        <w:pStyle w:val="style0"/>
        <w:spacing w:lineRule="auto" w:line="240"/>
        <w:jc w:val="both"/>
        <w:rPr>
          <w:rFonts w:ascii="Candara" w:cs="Alright Sans Regular" w:hAnsi="Candara"/>
          <w:color w:val="000000"/>
          <w:sz w:val="24"/>
          <w:szCs w:val="24"/>
        </w:rPr>
      </w:pPr>
      <w:r>
        <w:rPr>
          <w:rFonts w:ascii="Candara" w:cs="Alright Sans Regular" w:hAnsi="Candara"/>
          <w:color w:val="000000"/>
          <w:sz w:val="24"/>
          <w:szCs w:val="24"/>
        </w:rPr>
        <w:t>Finally,</w:t>
      </w:r>
      <w:r>
        <w:rPr>
          <w:rFonts w:ascii="Candara" w:cs="Alright Sans Regular" w:hAnsi="Candara"/>
          <w:color w:val="000000"/>
          <w:sz w:val="24"/>
          <w:szCs w:val="24"/>
        </w:rPr>
        <w:t xml:space="preserve"> after exhaustively discussing of ways manner to curb this issues it was decided that a child protection committee should</w:t>
      </w:r>
      <w:r>
        <w:rPr>
          <w:rFonts w:ascii="Candara" w:cs="Alright Sans Regular" w:hAnsi="Candara"/>
          <w:color w:val="000000"/>
          <w:sz w:val="24"/>
          <w:szCs w:val="24"/>
        </w:rPr>
        <w:t xml:space="preserve"> be formed to look into these matters. Chief Okon Effiong mandated Mr Mark to setup the </w:t>
      </w:r>
      <w:r>
        <w:rPr>
          <w:rFonts w:ascii="Candara" w:cs="Alright Sans Regular" w:hAnsi="Candara"/>
          <w:color w:val="000000"/>
          <w:sz w:val="24"/>
          <w:szCs w:val="24"/>
        </w:rPr>
        <w:t>committee.</w:t>
      </w:r>
    </w:p>
    <w:p>
      <w:pPr>
        <w:pStyle w:val="style2"/>
        <w:numPr>
          <w:ilvl w:val="0"/>
          <w:numId w:val="3"/>
        </w:numPr>
        <w:tabs>
          <w:tab w:val="left" w:leader="none" w:pos="360"/>
        </w:tabs>
        <w:spacing w:lineRule="auto" w:line="240"/>
        <w:ind w:left="0" w:firstLine="0"/>
        <w:jc w:val="both"/>
        <w:rPr>
          <w:rFonts w:ascii="Candara" w:hAnsi="Candara"/>
          <w:b w:val="false"/>
          <w:szCs w:val="24"/>
        </w:rPr>
      </w:pPr>
      <w:r>
        <w:rPr>
          <w:rFonts w:ascii="Candara" w:hAnsi="Candara"/>
          <w:szCs w:val="24"/>
        </w:rPr>
        <w:t xml:space="preserve">       </w:t>
      </w:r>
      <w:r>
        <w:rPr>
          <w:rFonts w:ascii="Candara" w:hAnsi="Candara"/>
          <w:szCs w:val="24"/>
        </w:rPr>
        <w:t xml:space="preserve">Output: </w:t>
      </w:r>
    </w:p>
    <w:p>
      <w:pPr>
        <w:pStyle w:val="style179"/>
        <w:numPr>
          <w:ilvl w:val="0"/>
          <w:numId w:val="4"/>
        </w:numPr>
        <w:spacing w:lineRule="auto" w:line="240"/>
        <w:rPr>
          <w:rFonts w:ascii="Candara" w:hAnsi="Candara"/>
          <w:sz w:val="24"/>
          <w:szCs w:val="24"/>
        </w:rPr>
      </w:pPr>
      <w:r>
        <w:rPr>
          <w:rFonts w:ascii="Candara" w:hAnsi="Candara"/>
          <w:sz w:val="24"/>
          <w:szCs w:val="24"/>
        </w:rPr>
        <w:t>37</w:t>
      </w:r>
      <w:r>
        <w:rPr>
          <w:rFonts w:ascii="Candara" w:hAnsi="Candara"/>
          <w:sz w:val="24"/>
          <w:szCs w:val="24"/>
        </w:rPr>
        <w:t xml:space="preserve">(M </w:t>
      </w:r>
      <w:r>
        <w:rPr>
          <w:rFonts w:ascii="Candara" w:hAnsi="Candara"/>
          <w:sz w:val="24"/>
          <w:szCs w:val="24"/>
        </w:rPr>
        <w:t>15</w:t>
      </w:r>
      <w:r>
        <w:rPr>
          <w:rFonts w:ascii="Candara" w:hAnsi="Candara"/>
          <w:sz w:val="24"/>
          <w:szCs w:val="24"/>
        </w:rPr>
        <w:t>:</w:t>
      </w:r>
      <w:r>
        <w:rPr>
          <w:rFonts w:ascii="Candara" w:hAnsi="Candara"/>
          <w:sz w:val="24"/>
          <w:szCs w:val="24"/>
        </w:rPr>
        <w:t xml:space="preserve"> </w:t>
      </w:r>
      <w:r>
        <w:rPr>
          <w:rFonts w:ascii="Candara" w:hAnsi="Candara"/>
          <w:sz w:val="24"/>
          <w:szCs w:val="24"/>
        </w:rPr>
        <w:t>F1</w:t>
      </w:r>
      <w:r>
        <w:rPr>
          <w:rFonts w:ascii="Candara" w:hAnsi="Candara"/>
          <w:sz w:val="24"/>
          <w:szCs w:val="24"/>
        </w:rPr>
        <w:t>2</w:t>
      </w:r>
      <w:r>
        <w:rPr>
          <w:rFonts w:ascii="Candara" w:hAnsi="Candara"/>
          <w:sz w:val="24"/>
          <w:szCs w:val="24"/>
        </w:rPr>
        <w:t>) persons were in attendance.</w:t>
      </w:r>
    </w:p>
    <w:p>
      <w:pPr>
        <w:pStyle w:val="style179"/>
        <w:numPr>
          <w:ilvl w:val="0"/>
          <w:numId w:val="4"/>
        </w:numPr>
        <w:spacing w:lineRule="auto" w:line="240"/>
        <w:rPr>
          <w:rFonts w:ascii="Candara" w:hAnsi="Candara"/>
          <w:sz w:val="24"/>
          <w:szCs w:val="24"/>
        </w:rPr>
      </w:pPr>
      <w:r>
        <w:rPr>
          <w:rFonts w:ascii="Candara" w:hAnsi="Candara"/>
          <w:sz w:val="24"/>
          <w:szCs w:val="24"/>
        </w:rPr>
        <w:t xml:space="preserve">A CQIT </w:t>
      </w:r>
      <w:r>
        <w:rPr>
          <w:rFonts w:ascii="Candara" w:hAnsi="Candara"/>
          <w:sz w:val="24"/>
          <w:szCs w:val="24"/>
        </w:rPr>
        <w:t xml:space="preserve">is to be setup to </w:t>
      </w:r>
      <w:r>
        <w:rPr>
          <w:rFonts w:ascii="Candara" w:hAnsi="Candara"/>
          <w:sz w:val="24"/>
          <w:szCs w:val="24"/>
        </w:rPr>
        <w:t>address the</w:t>
      </w:r>
      <w:r>
        <w:rPr>
          <w:rFonts w:ascii="Candara" w:hAnsi="Candara"/>
          <w:sz w:val="24"/>
          <w:szCs w:val="24"/>
        </w:rPr>
        <w:t xml:space="preserve"> issue</w:t>
      </w:r>
      <w:r>
        <w:rPr>
          <w:rFonts w:ascii="Candara" w:hAnsi="Candara"/>
          <w:sz w:val="24"/>
          <w:szCs w:val="24"/>
        </w:rPr>
        <w:t>s discussed during the dialogue session</w:t>
      </w:r>
      <w:r>
        <w:rPr>
          <w:rFonts w:ascii="Candara" w:hAnsi="Candara"/>
          <w:sz w:val="24"/>
          <w:szCs w:val="24"/>
        </w:rPr>
        <w:t>.</w:t>
      </w:r>
    </w:p>
    <w:p>
      <w:pPr>
        <w:pStyle w:val="style179"/>
        <w:numPr>
          <w:ilvl w:val="0"/>
          <w:numId w:val="4"/>
        </w:numPr>
        <w:spacing w:lineRule="auto" w:line="240"/>
        <w:rPr>
          <w:rFonts w:ascii="Candara" w:hAnsi="Candara"/>
          <w:sz w:val="24"/>
          <w:szCs w:val="24"/>
        </w:rPr>
      </w:pPr>
      <w:r>
        <w:rPr>
          <w:rFonts w:ascii="Candara" w:hAnsi="Candara"/>
          <w:sz w:val="24"/>
          <w:szCs w:val="24"/>
        </w:rPr>
        <w:t>Membership of the CPC was itemized to the village.</w:t>
      </w:r>
    </w:p>
    <w:p>
      <w:pPr>
        <w:pStyle w:val="style179"/>
        <w:spacing w:lineRule="auto" w:line="240"/>
        <w:rPr>
          <w:rFonts w:ascii="Candara" w:hAnsi="Candara"/>
          <w:sz w:val="24"/>
          <w:szCs w:val="24"/>
        </w:rPr>
      </w:pPr>
    </w:p>
    <w:p>
      <w:pPr>
        <w:pStyle w:val="style0"/>
        <w:spacing w:lineRule="auto" w:line="240"/>
        <w:rPr>
          <w:rFonts w:ascii="Candara" w:hAnsi="Candara"/>
          <w:sz w:val="24"/>
          <w:szCs w:val="24"/>
        </w:rPr>
      </w:pPr>
      <w:r>
        <w:rPr>
          <w:rFonts w:ascii="Candara" w:hAnsi="Candara"/>
          <w:sz w:val="24"/>
          <w:szCs w:val="24"/>
        </w:rPr>
        <w:t xml:space="preserve">2. Outcome </w:t>
      </w:r>
    </w:p>
    <w:p>
      <w:pPr>
        <w:pStyle w:val="style179"/>
        <w:numPr>
          <w:ilvl w:val="0"/>
          <w:numId w:val="8"/>
        </w:numPr>
        <w:spacing w:lineRule="auto" w:line="240"/>
        <w:rPr>
          <w:rFonts w:ascii="Candara" w:hAnsi="Candara"/>
          <w:sz w:val="24"/>
          <w:szCs w:val="24"/>
        </w:rPr>
      </w:pPr>
      <w:r>
        <w:rPr>
          <w:rFonts w:ascii="Candara" w:hAnsi="Candara"/>
          <w:sz w:val="24"/>
          <w:szCs w:val="24"/>
        </w:rPr>
        <w:t>A Child Protection Committee would b</w:t>
      </w:r>
      <w:r>
        <w:rPr>
          <w:rFonts w:ascii="Candara" w:hAnsi="Candara"/>
          <w:sz w:val="24"/>
          <w:szCs w:val="24"/>
        </w:rPr>
        <w:t>e set up.</w:t>
      </w:r>
    </w:p>
    <w:p>
      <w:pPr>
        <w:pStyle w:val="style179"/>
        <w:numPr>
          <w:ilvl w:val="0"/>
          <w:numId w:val="8"/>
        </w:numPr>
        <w:spacing w:lineRule="auto" w:line="240"/>
        <w:rPr>
          <w:rFonts w:ascii="Candara" w:hAnsi="Candara"/>
          <w:sz w:val="24"/>
          <w:szCs w:val="24"/>
        </w:rPr>
      </w:pPr>
      <w:r>
        <w:rPr>
          <w:rFonts w:ascii="Candara" w:hAnsi="Candara"/>
          <w:sz w:val="24"/>
          <w:szCs w:val="24"/>
        </w:rPr>
        <w:t>Issues surrounding gender based violence was discussed.</w:t>
      </w:r>
      <w:r>
        <w:rPr>
          <w:rFonts w:ascii="Candara" w:hAnsi="Candara"/>
          <w:sz w:val="24"/>
          <w:szCs w:val="24"/>
        </w:rPr>
        <w:t xml:space="preserve"> </w:t>
      </w:r>
    </w:p>
    <w:p>
      <w:pPr>
        <w:pStyle w:val="style179"/>
        <w:numPr>
          <w:ilvl w:val="0"/>
          <w:numId w:val="8"/>
        </w:numPr>
        <w:spacing w:lineRule="auto" w:line="240"/>
        <w:rPr>
          <w:rFonts w:ascii="Candara" w:hAnsi="Candara"/>
          <w:sz w:val="24"/>
          <w:szCs w:val="24"/>
        </w:rPr>
      </w:pPr>
      <w:r>
        <w:rPr>
          <w:rFonts w:ascii="Candara" w:hAnsi="Candara"/>
          <w:sz w:val="24"/>
          <w:szCs w:val="24"/>
        </w:rPr>
        <w:t xml:space="preserve">Screening of </w:t>
      </w:r>
      <w:r>
        <w:rPr>
          <w:rFonts w:ascii="Candara" w:hAnsi="Candara"/>
          <w:sz w:val="24"/>
          <w:szCs w:val="24"/>
        </w:rPr>
        <w:t>messages</w:t>
      </w:r>
      <w:r>
        <w:rPr>
          <w:rFonts w:ascii="Candara" w:hAnsi="Candara"/>
          <w:sz w:val="24"/>
          <w:szCs w:val="24"/>
        </w:rPr>
        <w:t xml:space="preserve"> by gatekeepers of the community before passing it to the populace. </w:t>
      </w:r>
    </w:p>
    <w:p>
      <w:pPr>
        <w:pStyle w:val="style0"/>
        <w:spacing w:lineRule="auto" w:line="240"/>
        <w:rPr>
          <w:rFonts w:ascii="Candara" w:hAnsi="Candara"/>
          <w:sz w:val="24"/>
          <w:szCs w:val="24"/>
        </w:rPr>
      </w:pPr>
    </w:p>
    <w:p>
      <w:pPr>
        <w:pStyle w:val="style179"/>
        <w:spacing w:lineRule="auto" w:line="240"/>
        <w:rPr>
          <w:rFonts w:ascii="Candara" w:hAnsi="Candara"/>
          <w:sz w:val="24"/>
          <w:szCs w:val="24"/>
        </w:rPr>
      </w:pPr>
    </w:p>
    <w:p>
      <w:pPr>
        <w:pStyle w:val="style179"/>
        <w:spacing w:lineRule="auto" w:line="240"/>
        <w:rPr>
          <w:rFonts w:ascii="Candara" w:hAnsi="Candara"/>
          <w:sz w:val="24"/>
          <w:szCs w:val="24"/>
        </w:rPr>
      </w:pPr>
    </w:p>
    <w:p>
      <w:pPr>
        <w:pStyle w:val="style0"/>
        <w:spacing w:lineRule="auto" w:line="240"/>
        <w:rPr>
          <w:rFonts w:ascii="Candara" w:hAnsi="Candara"/>
          <w:sz w:val="24"/>
          <w:szCs w:val="24"/>
        </w:rPr>
      </w:pPr>
    </w:p>
    <w:p>
      <w:pPr>
        <w:pStyle w:val="style2"/>
        <w:numPr>
          <w:ilvl w:val="0"/>
          <w:numId w:val="3"/>
        </w:numPr>
        <w:tabs>
          <w:tab w:val="left" w:leader="none" w:pos="360"/>
        </w:tabs>
        <w:spacing w:lineRule="auto" w:line="240"/>
        <w:ind w:left="0" w:firstLine="0"/>
        <w:jc w:val="both"/>
        <w:rPr>
          <w:rFonts w:ascii="Candara" w:hAnsi="Candara"/>
          <w:szCs w:val="24"/>
        </w:rPr>
      </w:pPr>
      <w:r>
        <w:rPr>
          <w:rFonts w:ascii="Candara" w:hAnsi="Candara"/>
          <w:szCs w:val="24"/>
        </w:rPr>
        <w:t>Challenges:</w:t>
      </w:r>
    </w:p>
    <w:p>
      <w:pPr>
        <w:pStyle w:val="style179"/>
        <w:numPr>
          <w:ilvl w:val="0"/>
          <w:numId w:val="5"/>
        </w:numPr>
        <w:spacing w:lineRule="auto" w:line="240"/>
        <w:rPr>
          <w:rFonts w:ascii="Candara" w:hAnsi="Candara"/>
          <w:sz w:val="24"/>
          <w:szCs w:val="24"/>
        </w:rPr>
      </w:pPr>
    </w:p>
    <w:p>
      <w:pPr>
        <w:pStyle w:val="style179"/>
        <w:numPr>
          <w:ilvl w:val="0"/>
          <w:numId w:val="0"/>
        </w:numPr>
        <w:spacing w:lineRule="auto" w:line="240"/>
        <w:ind w:left="720" w:firstLine="0"/>
        <w:rPr>
          <w:rFonts w:ascii="Candara" w:hAnsi="Candara"/>
          <w:sz w:val="24"/>
          <w:szCs w:val="24"/>
        </w:rPr>
      </w:pPr>
    </w:p>
    <w:p>
      <w:pPr>
        <w:pStyle w:val="style2"/>
        <w:numPr>
          <w:ilvl w:val="0"/>
          <w:numId w:val="3"/>
        </w:numPr>
        <w:tabs>
          <w:tab w:val="left" w:leader="none" w:pos="360"/>
        </w:tabs>
        <w:spacing w:lineRule="auto" w:line="240"/>
        <w:ind w:left="0" w:firstLine="0"/>
        <w:jc w:val="both"/>
        <w:rPr>
          <w:rFonts w:ascii="Candara" w:hAnsi="Candara"/>
          <w:szCs w:val="24"/>
        </w:rPr>
      </w:pPr>
      <w:r>
        <w:rPr>
          <w:rFonts w:ascii="Candara" w:hAnsi="Candara"/>
          <w:szCs w:val="24"/>
        </w:rPr>
        <w:t>Recommendations</w:t>
      </w:r>
    </w:p>
    <w:p>
      <w:pPr>
        <w:pStyle w:val="style179"/>
        <w:numPr>
          <w:ilvl w:val="0"/>
          <w:numId w:val="6"/>
        </w:numPr>
        <w:spacing w:lineRule="auto" w:line="240"/>
        <w:rPr>
          <w:rFonts w:ascii="Candara" w:hAnsi="Candara"/>
          <w:sz w:val="24"/>
          <w:szCs w:val="24"/>
        </w:rPr>
      </w:pPr>
    </w:p>
    <w:p>
      <w:pPr>
        <w:pStyle w:val="style0"/>
        <w:spacing w:lineRule="auto" w:line="240"/>
        <w:rPr>
          <w:rFonts w:ascii="Candara" w:hAnsi="Candara"/>
          <w:sz w:val="24"/>
          <w:szCs w:val="24"/>
        </w:rPr>
      </w:pPr>
    </w:p>
    <w:p>
      <w:pPr>
        <w:pStyle w:val="style0"/>
        <w:spacing w:after="0" w:lineRule="auto" w:line="240"/>
        <w:jc w:val="both"/>
        <w:rPr>
          <w:rFonts w:ascii="Candara" w:hAnsi="Candara"/>
          <w:b/>
          <w:sz w:val="24"/>
          <w:szCs w:val="24"/>
          <w:lang w:val="en-GB"/>
        </w:rPr>
      </w:pPr>
      <w:r>
        <w:rPr>
          <w:rFonts w:ascii="Candara" w:hAnsi="Candara"/>
          <w:b/>
          <w:sz w:val="24"/>
          <w:szCs w:val="24"/>
        </w:rPr>
        <w:t>4</w:t>
      </w:r>
      <w:r>
        <w:rPr>
          <w:rFonts w:ascii="Candara" w:hAnsi="Candara"/>
          <w:b/>
          <w:sz w:val="24"/>
          <w:szCs w:val="24"/>
          <w:lang w:val="en-GB"/>
        </w:rPr>
        <w:t>. Follow Up Action</w:t>
      </w:r>
      <w:bookmarkStart w:id="3" w:name="_GoBack"/>
      <w:bookmarkEnd w:id="3"/>
    </w:p>
    <w:p>
      <w:pPr>
        <w:pStyle w:val="style179"/>
        <w:numPr>
          <w:ilvl w:val="0"/>
          <w:numId w:val="7"/>
        </w:numPr>
        <w:spacing w:lineRule="auto" w:line="240"/>
        <w:rPr>
          <w:rFonts w:ascii="Candara" w:hAnsi="Candara"/>
          <w:sz w:val="24"/>
          <w:szCs w:val="24"/>
        </w:rPr>
      </w:pPr>
      <w:r>
        <w:rPr>
          <w:rFonts w:ascii="Candara" w:hAnsi="Candara"/>
          <w:sz w:val="24"/>
          <w:szCs w:val="24"/>
        </w:rPr>
        <w:t xml:space="preserve">Setting up a commitee. </w:t>
      </w:r>
    </w:p>
    <w:p>
      <w:pPr>
        <w:pStyle w:val="style179"/>
        <w:numPr>
          <w:ilvl w:val="0"/>
          <w:numId w:val="6"/>
        </w:numPr>
        <w:spacing w:lineRule="auto" w:line="240"/>
        <w:rPr>
          <w:rFonts w:ascii="Candara" w:hAnsi="Candara"/>
          <w:sz w:val="24"/>
          <w:szCs w:val="24"/>
        </w:rPr>
      </w:pPr>
      <w:r>
        <w:rPr>
          <w:rFonts w:ascii="Candara" w:hAnsi="Candara"/>
          <w:sz w:val="24"/>
          <w:szCs w:val="24"/>
        </w:rPr>
        <w:t xml:space="preserve">Identification for school that practice using of students on their personal farming and reporting them to the appropriate authority. </w:t>
      </w:r>
    </w:p>
    <w:p>
      <w:pPr>
        <w:pStyle w:val="style179"/>
        <w:numPr>
          <w:ilvl w:val="0"/>
          <w:numId w:val="6"/>
        </w:numPr>
        <w:spacing w:lineRule="auto" w:line="240"/>
        <w:rPr>
          <w:rFonts w:ascii="Candara" w:hAnsi="Candara"/>
          <w:sz w:val="24"/>
          <w:szCs w:val="24"/>
        </w:rPr>
      </w:pPr>
      <w:r>
        <w:rPr>
          <w:rFonts w:ascii="Candara" w:hAnsi="Candara"/>
          <w:sz w:val="24"/>
          <w:szCs w:val="24"/>
        </w:rPr>
        <w:t>To set up a team of youths to monitor loitering during school hours.</w:t>
      </w:r>
    </w:p>
    <w:p>
      <w:pPr>
        <w:pStyle w:val="style179"/>
        <w:numPr>
          <w:ilvl w:val="0"/>
          <w:numId w:val="6"/>
        </w:numPr>
        <w:spacing w:lineRule="auto" w:line="240"/>
        <w:rPr>
          <w:rFonts w:ascii="Candara" w:hAnsi="Candara"/>
          <w:sz w:val="24"/>
          <w:szCs w:val="24"/>
        </w:rPr>
      </w:pPr>
      <w:r>
        <w:rPr>
          <w:rFonts w:ascii="Candara" w:hAnsi="Candara"/>
          <w:sz w:val="24"/>
          <w:szCs w:val="24"/>
        </w:rPr>
        <w:t>To fine families of children who are seeing farming and Loitering during school hours.</w:t>
      </w:r>
    </w:p>
    <w:p>
      <w:pPr>
        <w:pStyle w:val="style179"/>
        <w:numPr>
          <w:ilvl w:val="0"/>
          <w:numId w:val="6"/>
        </w:numPr>
        <w:spacing w:lineRule="auto" w:line="240"/>
        <w:rPr>
          <w:rFonts w:ascii="Candara" w:hAnsi="Candara"/>
          <w:sz w:val="24"/>
          <w:szCs w:val="24"/>
        </w:rPr>
      </w:pPr>
    </w:p>
    <w:p>
      <w:pPr>
        <w:pStyle w:val="style179"/>
        <w:spacing w:after="0" w:lineRule="auto" w:line="240"/>
        <w:ind w:left="1080"/>
        <w:jc w:val="both"/>
        <w:rPr>
          <w:rFonts w:ascii="Candara" w:hAnsi="Candara"/>
          <w:bCs/>
          <w:sz w:val="24"/>
          <w:szCs w:val="24"/>
          <w:lang w:val="en-GB"/>
        </w:rPr>
      </w:pPr>
    </w:p>
    <w:p>
      <w:pPr>
        <w:pStyle w:val="style179"/>
        <w:spacing w:after="0" w:lineRule="auto" w:line="240"/>
        <w:ind w:left="1080"/>
        <w:jc w:val="both"/>
        <w:rPr>
          <w:rFonts w:ascii="Candara" w:hAnsi="Candara"/>
          <w:bCs/>
          <w:sz w:val="24"/>
          <w:szCs w:val="24"/>
          <w:lang w:val="en-GB"/>
        </w:rPr>
      </w:pPr>
    </w:p>
    <w:p>
      <w:pPr>
        <w:pStyle w:val="style0"/>
        <w:spacing w:after="0" w:lineRule="auto" w:line="240"/>
        <w:rPr>
          <w:rFonts w:ascii="Candara" w:hAnsi="Candara"/>
          <w:b/>
          <w:bCs/>
          <w:sz w:val="24"/>
          <w:szCs w:val="24"/>
          <w:lang w:val="en-GB"/>
        </w:rPr>
      </w:pPr>
      <w:r>
        <w:rPr>
          <w:rFonts w:ascii="Candara" w:hAnsi="Candara"/>
          <w:b/>
          <w:bCs/>
          <w:sz w:val="24"/>
          <w:szCs w:val="24"/>
          <w:lang w:val="en-GB"/>
        </w:rPr>
        <w:t>PICTURES</w:t>
      </w:r>
    </w:p>
    <w:p>
      <w:pPr>
        <w:pStyle w:val="style0"/>
        <w:spacing w:after="0" w:lineRule="auto" w:line="240"/>
        <w:jc w:val="both"/>
        <w:rPr>
          <w:rFonts w:ascii="Candara" w:hAnsi="Candara"/>
          <w:noProof/>
          <w:sz w:val="24"/>
          <w:szCs w:val="24"/>
          <w:lang w:bidi="ar-SA"/>
        </w:rPr>
      </w:pPr>
      <w:r>
        <w:rPr>
          <w:rFonts w:ascii="Candara" w:hAnsi="Candara"/>
          <w:noProof/>
          <w:sz w:val="24"/>
          <w:szCs w:val="24"/>
          <w:lang w:bidi="ar-SA"/>
        </w:rPr>
        <w:t>Community Dialogue</w:t>
      </w:r>
      <w:r>
        <w:rPr>
          <w:rFonts w:ascii="Candara" w:hAnsi="Candara"/>
          <w:noProof/>
          <w:sz w:val="24"/>
          <w:szCs w:val="24"/>
          <w:lang w:bidi="ar-SA"/>
        </w:rPr>
        <w:t>, OKOBO</w:t>
      </w:r>
    </w:p>
    <w:p>
      <w:pPr>
        <w:pStyle w:val="style0"/>
        <w:spacing w:lineRule="auto" w:line="240"/>
        <w:rPr>
          <w:rFonts w:ascii="Candara" w:hAnsi="Candara"/>
          <w:sz w:val="24"/>
          <w:szCs w:val="24"/>
        </w:rPr>
      </w:pPr>
    </w:p>
    <w:p>
      <w:pPr>
        <w:pStyle w:val="style0"/>
        <w:spacing w:lineRule="auto" w:line="240"/>
        <w:rPr>
          <w:rFonts w:ascii="Candara" w:hAnsi="Candara"/>
          <w:sz w:val="24"/>
          <w:szCs w:val="24"/>
        </w:rPr>
      </w:pPr>
      <w:r>
        <w:rPr>
          <w:rFonts w:ascii="Candara" w:hAnsi="Candara"/>
          <w:noProof/>
          <w:sz w:val="24"/>
          <w:szCs w:val="24"/>
          <w:lang w:bidi="ar-SA"/>
        </w:rPr>
        <w:drawing>
          <wp:inline distL="0" distT="0" distB="0" distR="0">
            <wp:extent cx="2971800" cy="1372393"/>
            <wp:effectExtent l="0" t="0" r="0" b="0"/>
            <wp:docPr id="1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9" cstate="print"/>
                    <a:srcRect l="0" t="0" r="0" b="0"/>
                    <a:stretch/>
                  </pic:blipFill>
                  <pic:spPr>
                    <a:xfrm rot="0">
                      <a:off x="0" y="0"/>
                      <a:ext cx="2971800" cy="1372393"/>
                    </a:xfrm>
                    <a:prstGeom prst="rect"/>
                  </pic:spPr>
                </pic:pic>
              </a:graphicData>
            </a:graphic>
          </wp:inline>
        </w:drawing>
      </w:r>
      <w:r>
        <w:rPr>
          <w:rFonts w:ascii="Candara" w:hAnsi="Candara"/>
          <w:noProof/>
          <w:sz w:val="24"/>
          <w:szCs w:val="24"/>
          <w:lang w:bidi="ar-SA"/>
        </w:rPr>
        <w:drawing>
          <wp:inline distL="0" distT="0" distB="0" distR="0">
            <wp:extent cx="2971800" cy="1372393"/>
            <wp:effectExtent l="0" t="0" r="0" b="0"/>
            <wp:docPr id="105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0" cstate="print"/>
                    <a:srcRect l="0" t="0" r="0" b="0"/>
                    <a:stretch/>
                  </pic:blipFill>
                  <pic:spPr>
                    <a:xfrm rot="0">
                      <a:off x="0" y="0"/>
                      <a:ext cx="2971800" cy="1372393"/>
                    </a:xfrm>
                    <a:prstGeom prst="rect"/>
                  </pic:spPr>
                </pic:pic>
              </a:graphicData>
            </a:graphic>
          </wp:inline>
        </w:drawing>
      </w:r>
      <w:r>
        <w:rPr>
          <w:rFonts w:ascii="Candara" w:hAnsi="Candara"/>
          <w:noProof/>
          <w:sz w:val="24"/>
          <w:szCs w:val="24"/>
          <w:lang w:bidi="ar-SA"/>
        </w:rPr>
        <w:drawing>
          <wp:inline distL="0" distT="0" distB="0" distR="0">
            <wp:extent cx="2971800" cy="1372393"/>
            <wp:effectExtent l="0" t="0" r="0" b="0"/>
            <wp:docPr id="105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11" cstate="print"/>
                    <a:srcRect l="0" t="0" r="0" b="0"/>
                    <a:stretch/>
                  </pic:blipFill>
                  <pic:spPr>
                    <a:xfrm rot="0">
                      <a:off x="0" y="0"/>
                      <a:ext cx="2971800" cy="1372393"/>
                    </a:xfrm>
                    <a:prstGeom prst="rect"/>
                  </pic:spPr>
                </pic:pic>
              </a:graphicData>
            </a:graphic>
          </wp:inline>
        </w:drawing>
      </w:r>
      <w:r>
        <w:rPr>
          <w:rFonts w:ascii="Candara" w:hAnsi="Candara"/>
          <w:noProof/>
          <w:sz w:val="24"/>
          <w:szCs w:val="24"/>
          <w:lang w:bidi="ar-SA"/>
        </w:rPr>
        <w:drawing>
          <wp:inline distL="0" distT="0" distB="0" distR="0">
            <wp:extent cx="2971800" cy="1372393"/>
            <wp:effectExtent l="0" t="0" r="0" b="0"/>
            <wp:docPr id="105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12" cstate="print"/>
                    <a:srcRect l="0" t="0" r="0" b="0"/>
                    <a:stretch/>
                  </pic:blipFill>
                  <pic:spPr>
                    <a:xfrm rot="0">
                      <a:off x="0" y="0"/>
                      <a:ext cx="2971800" cy="1372393"/>
                    </a:xfrm>
                    <a:prstGeom prst="rect"/>
                  </pic:spPr>
                </pic:pic>
              </a:graphicData>
            </a:graphic>
          </wp:inline>
        </w:drawing>
      </w:r>
      <w:r>
        <w:rPr>
          <w:rFonts w:ascii="Candara" w:hAnsi="Candara"/>
          <w:noProof/>
          <w:sz w:val="24"/>
          <w:szCs w:val="24"/>
          <w:lang w:bidi="ar-SA"/>
        </w:rPr>
        <w:drawing>
          <wp:inline distL="0" distT="0" distB="0" distR="0">
            <wp:extent cx="2971800" cy="1372393"/>
            <wp:effectExtent l="0" t="0" r="0" b="0"/>
            <wp:docPr id="105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13" cstate="print"/>
                    <a:srcRect l="0" t="0" r="0" b="0"/>
                    <a:stretch/>
                  </pic:blipFill>
                  <pic:spPr>
                    <a:xfrm rot="0">
                      <a:off x="0" y="0"/>
                      <a:ext cx="2971800" cy="1372393"/>
                    </a:xfrm>
                    <a:prstGeom prst="rect"/>
                  </pic:spPr>
                </pic:pic>
              </a:graphicData>
            </a:graphic>
          </wp:inline>
        </w:drawing>
      </w:r>
      <w:r>
        <w:rPr>
          <w:rFonts w:ascii="Candara" w:hAnsi="Candara"/>
          <w:noProof/>
          <w:sz w:val="24"/>
          <w:szCs w:val="24"/>
          <w:lang w:bidi="ar-SA"/>
        </w:rPr>
        <w:drawing>
          <wp:inline distL="0" distT="0" distB="0" distR="0">
            <wp:extent cx="2971800" cy="1372393"/>
            <wp:effectExtent l="0" t="0" r="0" b="0"/>
            <wp:docPr id="105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
                    <pic:cNvPicPr/>
                  </pic:nvPicPr>
                  <pic:blipFill>
                    <a:blip r:embed="rId14" cstate="print"/>
                    <a:srcRect l="0" t="0" r="0" b="0"/>
                    <a:stretch/>
                  </pic:blipFill>
                  <pic:spPr>
                    <a:xfrm rot="0">
                      <a:off x="0" y="0"/>
                      <a:ext cx="2971800" cy="1372393"/>
                    </a:xfrm>
                    <a:prstGeom prst="rect"/>
                  </pic:spPr>
                </pic:pic>
              </a:graphicData>
            </a:graphic>
          </wp:inline>
        </w:drawing>
      </w:r>
      <w:r>
        <w:rPr>
          <w:rFonts w:ascii="Candara" w:hAnsi="Candara"/>
          <w:noProof/>
          <w:sz w:val="24"/>
          <w:szCs w:val="24"/>
          <w:lang w:bidi="ar-SA"/>
        </w:rPr>
        <w:drawing>
          <wp:inline distL="0" distT="0" distB="0" distR="0">
            <wp:extent cx="2971800" cy="1372393"/>
            <wp:effectExtent l="0" t="0" r="0" b="0"/>
            <wp:docPr id="105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
                    <pic:cNvPicPr/>
                  </pic:nvPicPr>
                  <pic:blipFill>
                    <a:blip r:embed="rId15" cstate="print"/>
                    <a:srcRect l="0" t="0" r="0" b="0"/>
                    <a:stretch/>
                  </pic:blipFill>
                  <pic:spPr>
                    <a:xfrm rot="0">
                      <a:off x="0" y="0"/>
                      <a:ext cx="2971800" cy="1372393"/>
                    </a:xfrm>
                    <a:prstGeom prst="rect"/>
                  </pic:spPr>
                </pic:pic>
              </a:graphicData>
            </a:graphic>
          </wp:inline>
        </w:drawing>
      </w:r>
    </w:p>
    <w:p>
      <w:pPr>
        <w:pStyle w:val="style0"/>
        <w:spacing w:lineRule="auto" w:line="240"/>
        <w:rPr>
          <w:rFonts w:ascii="Candara" w:hAnsi="Candara"/>
          <w:sz w:val="24"/>
          <w:szCs w:val="24"/>
        </w:rPr>
      </w:pPr>
    </w:p>
    <w:p>
      <w:pPr>
        <w:pStyle w:val="style74"/>
        <w:spacing w:lineRule="auto" w:line="240"/>
        <w:rPr>
          <w:rFonts w:ascii="Candara" w:hAnsi="Candara"/>
        </w:rPr>
      </w:pPr>
      <w:r>
        <w:rPr>
          <w:rFonts w:ascii="Candara" w:hAnsi="Candara"/>
        </w:rPr>
        <w:t>Reported by:</w:t>
      </w:r>
    </w:p>
    <w:p>
      <w:pPr>
        <w:pStyle w:val="style0"/>
        <w:spacing w:lineRule="auto" w:line="240"/>
        <w:rPr>
          <w:rFonts w:ascii="Candara" w:hAnsi="Candara"/>
          <w:b/>
          <w:bCs/>
          <w:sz w:val="24"/>
          <w:szCs w:val="24"/>
        </w:rPr>
      </w:pPr>
      <w:r>
        <w:rPr>
          <w:rFonts w:ascii="Candara" w:hAnsi="Candara"/>
          <w:b/>
          <w:bCs/>
          <w:sz w:val="24"/>
          <w:szCs w:val="24"/>
        </w:rPr>
        <w:t>AKPAN EMMANUEL NDIFREKE/</w:t>
      </w:r>
      <w:r>
        <w:rPr>
          <w:rFonts w:ascii="Candara" w:hAnsi="Candara"/>
          <w:b/>
          <w:bCs/>
          <w:sz w:val="24"/>
          <w:szCs w:val="24"/>
        </w:rPr>
        <w:t>CCS&amp;</w:t>
      </w:r>
      <w:r>
        <w:rPr>
          <w:rFonts w:ascii="Candara" w:hAnsi="Candara"/>
          <w:b/>
          <w:bCs/>
          <w:sz w:val="24"/>
          <w:szCs w:val="24"/>
        </w:rPr>
        <w:t>GO ,</w:t>
      </w:r>
      <w:r>
        <w:rPr>
          <w:rFonts w:ascii="Candara" w:hAnsi="Candara"/>
          <w:b/>
          <w:bCs/>
          <w:sz w:val="24"/>
          <w:szCs w:val="24"/>
        </w:rPr>
        <w:t xml:space="preserve"> AWANDEC</w:t>
      </w:r>
    </w:p>
    <w:p>
      <w:pPr>
        <w:pStyle w:val="style0"/>
        <w:spacing w:lineRule="auto" w:line="240"/>
        <w:rPr>
          <w:rFonts w:ascii="Candara" w:hAnsi="Candara"/>
          <w:b/>
          <w:bCs/>
          <w:sz w:val="24"/>
          <w:szCs w:val="24"/>
        </w:rPr>
      </w:pPr>
      <w:r>
        <w:rPr>
          <w:rFonts w:ascii="Candara" w:hAnsi="Candara"/>
          <w:b/>
          <w:bCs/>
          <w:noProof/>
          <w:sz w:val="24"/>
          <w:szCs w:val="24"/>
          <w:lang w:bidi="ar-SA"/>
        </w:rPr>
        <w:drawing>
          <wp:inline distL="0" distT="0" distB="0" distR="0">
            <wp:extent cx="2221253" cy="600075"/>
            <wp:effectExtent l="0" t="0" r="7620" b="0"/>
            <wp:docPr id="105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2"/>
                    <pic:cNvPicPr/>
                  </pic:nvPicPr>
                  <pic:blipFill>
                    <a:blip r:embed="rId16" cstate="print"/>
                    <a:srcRect l="0" t="0" r="0" b="0"/>
                    <a:stretch/>
                  </pic:blipFill>
                  <pic:spPr>
                    <a:xfrm rot="0">
                      <a:off x="0" y="0"/>
                      <a:ext cx="2221253" cy="600075"/>
                    </a:xfrm>
                    <a:prstGeom prst="rect"/>
                  </pic:spPr>
                </pic:pic>
              </a:graphicData>
            </a:graphic>
          </wp:inline>
        </w:drawing>
      </w:r>
    </w:p>
    <w:p>
      <w:pPr>
        <w:pStyle w:val="style0"/>
        <w:spacing w:lineRule="auto" w:line="240"/>
        <w:rPr>
          <w:rFonts w:ascii="Candara" w:hAnsi="Candara"/>
          <w:b/>
          <w:bCs/>
          <w:sz w:val="24"/>
          <w:szCs w:val="24"/>
        </w:rPr>
      </w:pPr>
      <w:r>
        <w:rPr>
          <w:rFonts w:ascii="Candara" w:hAnsi="Candara"/>
          <w:b/>
          <w:bCs/>
          <w:sz w:val="24"/>
          <w:szCs w:val="24"/>
        </w:rPr>
        <w:t>25</w:t>
      </w:r>
      <w:r>
        <w:rPr>
          <w:rFonts w:ascii="Candara" w:hAnsi="Candara"/>
          <w:b/>
          <w:bCs/>
          <w:sz w:val="24"/>
          <w:szCs w:val="24"/>
        </w:rPr>
        <w:t>/</w:t>
      </w:r>
      <w:r>
        <w:rPr>
          <w:rFonts w:ascii="Candara" w:hAnsi="Candara"/>
          <w:b/>
          <w:bCs/>
          <w:sz w:val="24"/>
          <w:szCs w:val="24"/>
        </w:rPr>
        <w:t>4</w:t>
      </w:r>
      <w:r>
        <w:rPr>
          <w:rFonts w:ascii="Candara" w:hAnsi="Candara"/>
          <w:b/>
          <w:bCs/>
          <w:sz w:val="24"/>
          <w:szCs w:val="24"/>
        </w:rPr>
        <w:t>/2022</w:t>
      </w:r>
    </w:p>
    <w:p>
      <w:pPr>
        <w:pStyle w:val="style0"/>
        <w:spacing w:lineRule="auto" w:line="240"/>
        <w:rPr>
          <w:rFonts w:ascii="Candara" w:hAnsi="Candara"/>
          <w:b/>
          <w:bCs/>
          <w:sz w:val="24"/>
          <w:szCs w:val="24"/>
        </w:rPr>
      </w:pPr>
    </w:p>
    <w:p>
      <w:pPr>
        <w:pStyle w:val="style0"/>
        <w:spacing w:lineRule="auto" w:line="240"/>
        <w:rPr>
          <w:rFonts w:ascii="Candara" w:hAnsi="Candara"/>
          <w:b/>
          <w:bCs/>
          <w:sz w:val="24"/>
          <w:szCs w:val="24"/>
        </w:rPr>
      </w:pPr>
      <w:r>
        <w:rPr>
          <w:rFonts w:ascii="Candara" w:hAnsi="Candara"/>
          <w:b/>
          <w:bCs/>
          <w:sz w:val="24"/>
          <w:szCs w:val="24"/>
        </w:rPr>
        <w:t>REVIEWED BY:</w:t>
      </w:r>
    </w:p>
    <w:p>
      <w:pPr>
        <w:pStyle w:val="style0"/>
        <w:spacing w:lineRule="auto" w:line="240"/>
        <w:rPr>
          <w:rFonts w:ascii="Candara" w:hAnsi="Candara"/>
          <w:b/>
          <w:bCs/>
          <w:sz w:val="24"/>
          <w:szCs w:val="24"/>
        </w:rPr>
      </w:pPr>
      <w:r>
        <w:rPr>
          <w:rFonts w:ascii="Candara" w:hAnsi="Candara"/>
          <w:b/>
          <w:bCs/>
          <w:sz w:val="24"/>
          <w:szCs w:val="24"/>
        </w:rPr>
        <w:t>ARIT UDOAKAGHA/</w:t>
      </w:r>
      <w:r>
        <w:rPr>
          <w:rFonts w:ascii="Candara" w:hAnsi="Candara"/>
          <w:b/>
          <w:bCs/>
          <w:sz w:val="24"/>
          <w:szCs w:val="24"/>
        </w:rPr>
        <w:t>PROGRAM MANAGER, AWANDEC</w:t>
      </w:r>
    </w:p>
    <w:p>
      <w:pPr>
        <w:pStyle w:val="style0"/>
        <w:spacing w:lineRule="auto" w:line="240"/>
        <w:rPr>
          <w:rFonts w:ascii="Candara" w:hAnsi="Candara"/>
          <w:b/>
          <w:bCs/>
          <w:sz w:val="24"/>
          <w:szCs w:val="24"/>
        </w:rPr>
      </w:pPr>
    </w:p>
    <w:p>
      <w:pPr>
        <w:pStyle w:val="style0"/>
        <w:spacing w:lineRule="auto" w:line="240"/>
        <w:rPr>
          <w:rFonts w:ascii="Candara" w:hAnsi="Candara"/>
          <w:b/>
          <w:bCs/>
          <w:sz w:val="24"/>
          <w:szCs w:val="24"/>
        </w:rPr>
      </w:pPr>
      <w:r>
        <w:rPr>
          <w:rFonts w:ascii="Candara" w:hAnsi="Candara"/>
          <w:b/>
          <w:bCs/>
          <w:sz w:val="24"/>
          <w:szCs w:val="24"/>
        </w:rPr>
        <w:t>26</w:t>
      </w:r>
      <w:r>
        <w:rPr>
          <w:rFonts w:ascii="Candara" w:hAnsi="Candara"/>
          <w:b/>
          <w:bCs/>
          <w:sz w:val="24"/>
          <w:szCs w:val="24"/>
        </w:rPr>
        <w:t>/</w:t>
      </w:r>
      <w:r>
        <w:rPr>
          <w:rFonts w:ascii="Candara" w:hAnsi="Candara"/>
          <w:b/>
          <w:bCs/>
          <w:sz w:val="24"/>
          <w:szCs w:val="24"/>
        </w:rPr>
        <w:t>4</w:t>
      </w:r>
      <w:r>
        <w:rPr>
          <w:rFonts w:ascii="Candara" w:hAnsi="Candara"/>
          <w:b/>
          <w:bCs/>
          <w:sz w:val="24"/>
          <w:szCs w:val="24"/>
        </w:rPr>
        <w:t>/2022</w:t>
      </w:r>
    </w:p>
    <w:p>
      <w:pPr>
        <w:pStyle w:val="style0"/>
        <w:spacing w:before="240" w:after="0" w:lineRule="auto" w:line="240"/>
        <w:jc w:val="both"/>
        <w:rPr>
          <w:rFonts w:ascii="Candara" w:hAnsi="Candara"/>
          <w:b/>
          <w:bCs/>
          <w:sz w:val="24"/>
          <w:szCs w:val="24"/>
          <w:lang w:val="en-GB"/>
        </w:rPr>
      </w:pPr>
    </w:p>
    <w:p>
      <w:pPr>
        <w:pStyle w:val="style0"/>
        <w:spacing w:lineRule="auto" w:line="240"/>
        <w:rPr>
          <w:rFonts w:ascii="Candara" w:hAnsi="Candara"/>
          <w:sz w:val="24"/>
          <w:szCs w:val="24"/>
        </w:rPr>
      </w:pPr>
    </w:p>
    <w:p>
      <w:pPr>
        <w:pStyle w:val="style0"/>
        <w:spacing w:lineRule="auto" w:line="240"/>
        <w:rPr>
          <w:rFonts w:ascii="Candara" w:hAnsi="Candara"/>
          <w:sz w:val="24"/>
          <w:szCs w:val="24"/>
        </w:rPr>
      </w:pPr>
    </w:p>
    <w:p>
      <w:pPr>
        <w:pStyle w:val="style0"/>
        <w:spacing w:lineRule="auto" w:line="240"/>
        <w:rPr>
          <w:rFonts w:ascii="Candara" w:hAnsi="Candara"/>
          <w:sz w:val="24"/>
          <w:szCs w:val="24"/>
        </w:rPr>
      </w:pPr>
    </w:p>
    <w:bookmarkEnd w:id="0"/>
    <w:p>
      <w:pPr>
        <w:pStyle w:val="style0"/>
        <w:spacing w:lineRule="auto" w:line="240"/>
        <w:rPr>
          <w:rFonts w:ascii="Candara" w:hAnsi="Candara"/>
          <w:sz w:val="24"/>
          <w:szCs w:val="24"/>
        </w:rPr>
      </w:pPr>
    </w:p>
    <w:p>
      <w:pPr>
        <w:pStyle w:val="style0"/>
        <w:spacing w:lineRule="auto" w:line="240"/>
        <w:rPr>
          <w:rFonts w:ascii="Candara" w:hAnsi="Candara"/>
          <w:sz w:val="24"/>
          <w:szCs w:val="24"/>
        </w:rPr>
      </w:pPr>
    </w:p>
    <w:p>
      <w:pPr>
        <w:pStyle w:val="style0"/>
        <w:spacing w:lineRule="auto" w:line="240"/>
        <w:rPr>
          <w:rFonts w:ascii="Candara" w:hAnsi="Candara"/>
          <w:sz w:val="24"/>
          <w:szCs w:val="24"/>
        </w:rPr>
      </w:pPr>
    </w:p>
    <w:sectPr>
      <w:headerReference w:type="even" r:id="rId17"/>
      <w:headerReference w:type="default" r:id="rId18"/>
      <w:headerReference w:type="first" r:id="rId19"/>
      <w:footerReference w:type="first" r:id="rId20"/>
      <w:pgSz w:w="12240" w:h="15840" w:orient="portrait"/>
      <w:pgMar w:top="1440" w:right="1440" w:bottom="1440" w:left="1440" w:header="720" w:footer="720" w:gutter="0"/>
      <w:pgBorders w:zOrder="front" w:display="allPages" w:offsetFrom="page">
        <w:top w:val="single" w:sz="2" w:space="24" w:color="c00000"/>
        <w:left w:val="single" w:sz="2" w:space="24" w:color="c00000"/>
        <w:bottom w:val="single" w:sz="2" w:space="24" w:color="c00000"/>
        <w:right w:val="single" w:sz="2" w:space="24" w:color="c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 w:name="Alright Sans Regular">
    <w:altName w:val="Calibri"/>
    <w:panose1 w:val="00000000000000000000"/>
    <w:charset w:val="00"/>
    <w:family w:val="swiss"/>
    <w:pitch w:val="default"/>
    <w:sig w:usb0="00000003" w:usb1="00000000" w:usb2="00000000" w:usb3="00000000" w:csb0="00000001" w:csb1="00000000"/>
  </w:font>
  <w:font w:name="Candara">
    <w:altName w:val="Calibri"/>
    <w:panose1 w:val="020e0502030003020204"/>
    <w:charset w:val="00"/>
    <w:family w:val="swiss"/>
    <w:pitch w:val="variable"/>
    <w:sig w:usb0="A00002EF" w:usb1="4000A44B" w:usb2="00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Gill Sans MT">
    <w:altName w:val="Gill Sans MT"/>
    <w:panose1 w:val="020b0502020001020203"/>
    <w:charset w:val="00"/>
    <w:family w:val="swiss"/>
    <w:pitch w:val="variable"/>
    <w:sig w:usb0="00000007" w:usb1="00000000" w:usb2="00000000" w:usb3="00000000" w:csb0="00000003"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right"/>
      <w:rPr/>
    </w:pPr>
    <w:r>
      <w:rPr/>
      <w:fldChar w:fldCharType="begin"/>
    </w:r>
    <w:r>
      <w:instrText xml:space="preserve"> PAGE   \* MERGEFORMAT </w:instrText>
    </w:r>
    <w:r>
      <w:rPr/>
      <w:fldChar w:fldCharType="separate"/>
    </w:r>
    <w:r>
      <w:rPr>
        <w:noProof/>
      </w:rPr>
      <w:t>4</w:t>
    </w:r>
    <w:r>
      <w:rPr/>
      <w:fldChar w:fldCharType="end"/>
    </w:r>
  </w:p>
  <w:p>
    <w:pPr>
      <w:pStyle w:val="style32"/>
      <w:rPr/>
    </w:pP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jc w:val="right"/>
      <w:rPr/>
    </w:pPr>
    <w:r>
      <w:rPr/>
      <w:fldChar w:fldCharType="begin"/>
    </w:r>
    <w:r>
      <w:instrText xml:space="preserve"> PAGE   \* MERGEFORMAT </w:instrText>
    </w:r>
    <w:r>
      <w:rPr/>
      <w:fldChar w:fldCharType="separate"/>
    </w:r>
    <w:r>
      <w:rPr>
        <w:noProof/>
      </w:rPr>
      <w:t>2</w:t>
    </w:r>
    <w:r>
      <w:rPr/>
      <w:fldChar w:fldCharType="end"/>
    </w:r>
  </w:p>
</w:ft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76CE3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56346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02"/>
    <w:multiLevelType w:val="hybridMultilevel"/>
    <w:tmpl w:val="870A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B8F8A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6590A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0000005"/>
    <w:multiLevelType w:val="multilevel"/>
    <w:tmpl w:val="0E08BF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num>
  <w:num w:numId="6">
    <w:abstractNumId w:val="1"/>
  </w:num>
  <w:num w:numId="7">
    <w:abstractNumId w:val="4"/>
  </w:num>
  <w:num w:numId="8">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pacing w:after="200" w:lineRule="auto" w:line="276"/>
    </w:pPr>
    <w:rPr>
      <w:rFonts w:cs="Times New Roman" w:eastAsia="Times New Roman"/>
      <w:lang w:bidi="en-US"/>
    </w:rPr>
  </w:style>
  <w:style w:type="paragraph" w:styleId="style1">
    <w:name w:val="heading 1"/>
    <w:basedOn w:val="style0"/>
    <w:next w:val="style0"/>
    <w:link w:val="style4097"/>
    <w:qFormat/>
    <w:uiPriority w:val="9"/>
    <w:pPr>
      <w:keepNext/>
      <w:keepLines/>
      <w:pBdr>
        <w:left w:val="single" w:sz="2" w:space="4" w:color="c00000"/>
        <w:right w:val="single" w:sz="2" w:space="4" w:color="c00000"/>
        <w:top w:val="single" w:sz="2" w:space="1" w:color="c00000"/>
        <w:bottom w:val="single" w:sz="2" w:space="1" w:color="c00000"/>
      </w:pBdr>
      <w:shd w:val="clear" w:color="auto" w:fill="403152"/>
      <w:spacing w:before="480" w:after="0"/>
      <w:outlineLvl w:val="0"/>
    </w:pPr>
    <w:rPr>
      <w:rFonts w:ascii="Cambria" w:hAnsi="Cambria"/>
      <w:b/>
      <w:bCs/>
      <w:color w:val="ffffff"/>
      <w:sz w:val="28"/>
      <w:szCs w:val="28"/>
    </w:rPr>
  </w:style>
  <w:style w:type="paragraph" w:styleId="style2">
    <w:name w:val="heading 2"/>
    <w:basedOn w:val="style0"/>
    <w:next w:val="style0"/>
    <w:link w:val="style4098"/>
    <w:qFormat/>
    <w:uiPriority w:val="9"/>
    <w:pPr>
      <w:keepNext/>
      <w:keepLines/>
      <w:pBdr>
        <w:bottom w:val="single" w:sz="2" w:space="1" w:color="c00000"/>
      </w:pBdr>
      <w:spacing w:before="200" w:after="0"/>
      <w:outlineLvl w:val="1"/>
    </w:pPr>
    <w:rPr>
      <w:rFonts w:ascii="Cambria" w:hAnsi="Cambria"/>
      <w:b/>
      <w:bCs/>
      <w:sz w:val="24"/>
      <w:szCs w:val="26"/>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62a66b35-433b-44aa-ba9a-f25ef49aa1f5"/>
    <w:basedOn w:val="style65"/>
    <w:next w:val="style4097"/>
    <w:link w:val="style1"/>
    <w:uiPriority w:val="9"/>
    <w:rPr>
      <w:rFonts w:ascii="Cambria" w:cs="Times New Roman" w:eastAsia="Times New Roman" w:hAnsi="Cambria"/>
      <w:b/>
      <w:bCs/>
      <w:color w:val="ffffff"/>
      <w:sz w:val="28"/>
      <w:szCs w:val="28"/>
      <w:shd w:val="clear" w:color="auto" w:fill="403152"/>
      <w:lang w:bidi="en-US"/>
    </w:rPr>
  </w:style>
  <w:style w:type="character" w:customStyle="1" w:styleId="style4098">
    <w:name w:val="Heading 2 Char_1b3640ff-0a65-441d-b7fa-71cbb2b6a430"/>
    <w:basedOn w:val="style65"/>
    <w:next w:val="style4098"/>
    <w:link w:val="style2"/>
    <w:uiPriority w:val="9"/>
    <w:rPr>
      <w:rFonts w:ascii="Cambria" w:cs="Times New Roman" w:eastAsia="Times New Roman" w:hAnsi="Cambria"/>
      <w:b/>
      <w:bCs/>
      <w:sz w:val="24"/>
      <w:szCs w:val="26"/>
      <w:lang w:bidi="en-US"/>
    </w:rPr>
  </w:style>
  <w:style w:type="paragraph" w:styleId="style31">
    <w:name w:val="header"/>
    <w:basedOn w:val="style0"/>
    <w:next w:val="style31"/>
    <w:link w:val="style4099"/>
    <w:uiPriority w:val="99"/>
    <w:pPr>
      <w:tabs>
        <w:tab w:val="center" w:leader="none" w:pos="4680"/>
        <w:tab w:val="right" w:leader="none" w:pos="9360"/>
      </w:tabs>
      <w:spacing w:after="0" w:lineRule="auto" w:line="240"/>
    </w:pPr>
    <w:rPr/>
  </w:style>
  <w:style w:type="character" w:customStyle="1" w:styleId="style4099">
    <w:name w:val="Header Char_d0443aa2-9628-4428-9ba0-34c06efa4436"/>
    <w:basedOn w:val="style65"/>
    <w:next w:val="style4099"/>
    <w:link w:val="style31"/>
    <w:uiPriority w:val="99"/>
    <w:rPr>
      <w:rFonts w:ascii="Calibri" w:cs="Times New Roman" w:eastAsia="Times New Roman" w:hAnsi="Calibri"/>
      <w:lang w:bidi="en-US"/>
    </w:rPr>
  </w:style>
  <w:style w:type="paragraph" w:styleId="style32">
    <w:name w:val="footer"/>
    <w:basedOn w:val="style0"/>
    <w:next w:val="style32"/>
    <w:link w:val="style4100"/>
    <w:uiPriority w:val="99"/>
    <w:pPr>
      <w:tabs>
        <w:tab w:val="center" w:leader="none" w:pos="4680"/>
        <w:tab w:val="right" w:leader="none" w:pos="9360"/>
      </w:tabs>
      <w:spacing w:after="0" w:lineRule="auto" w:line="240"/>
    </w:pPr>
    <w:rPr/>
  </w:style>
  <w:style w:type="character" w:customStyle="1" w:styleId="style4100">
    <w:name w:val="Footer Char_c1f00a25-de47-48a7-953f-bcbdde80c389"/>
    <w:basedOn w:val="style65"/>
    <w:next w:val="style4100"/>
    <w:link w:val="style32"/>
    <w:uiPriority w:val="99"/>
    <w:rPr>
      <w:rFonts w:ascii="Calibri" w:cs="Times New Roman" w:eastAsia="Times New Roman" w:hAnsi="Calibri"/>
      <w:lang w:bidi="en-US"/>
    </w:rPr>
  </w:style>
  <w:style w:type="paragraph" w:styleId="style62">
    <w:name w:val="Title"/>
    <w:basedOn w:val="style0"/>
    <w:next w:val="style0"/>
    <w:link w:val="style4101"/>
    <w:qFormat/>
    <w:uiPriority w:val="10"/>
    <w:pPr>
      <w:pBdr>
        <w:top w:val="single" w:sz="2" w:space="1" w:color="c00000"/>
        <w:bottom w:val="single" w:sz="12" w:space="4" w:color="403152"/>
      </w:pBdr>
      <w:spacing w:after="300" w:lineRule="auto" w:line="240"/>
      <w:contextualSpacing/>
    </w:pPr>
    <w:rPr>
      <w:rFonts w:ascii="Cambria" w:hAnsi="Cambria"/>
      <w:spacing w:val="5"/>
      <w:kern w:val="28"/>
      <w:sz w:val="52"/>
      <w:szCs w:val="52"/>
    </w:rPr>
  </w:style>
  <w:style w:type="character" w:customStyle="1" w:styleId="style4101">
    <w:name w:val="Title Char_05ed0174-65fc-46ad-848c-5a88b77ee8c4"/>
    <w:basedOn w:val="style65"/>
    <w:next w:val="style4101"/>
    <w:link w:val="style62"/>
    <w:uiPriority w:val="10"/>
    <w:rPr>
      <w:rFonts w:ascii="Cambria" w:cs="Times New Roman" w:eastAsia="Times New Roman" w:hAnsi="Cambria"/>
      <w:spacing w:val="5"/>
      <w:kern w:val="28"/>
      <w:sz w:val="52"/>
      <w:szCs w:val="52"/>
      <w:lang w:bidi="en-US"/>
    </w:rPr>
  </w:style>
  <w:style w:type="paragraph" w:styleId="style74">
    <w:name w:val="Subtitle"/>
    <w:basedOn w:val="style0"/>
    <w:next w:val="style0"/>
    <w:link w:val="style4102"/>
    <w:qFormat/>
    <w:uiPriority w:val="11"/>
    <w:pPr>
      <w:numPr>
        <w:ilvl w:val="1"/>
        <w:numId w:val="0"/>
      </w:numPr>
    </w:pPr>
    <w:rPr>
      <w:rFonts w:ascii="Cambria" w:hAnsi="Cambria"/>
      <w:iCs/>
      <w:spacing w:val="15"/>
      <w:sz w:val="24"/>
      <w:szCs w:val="24"/>
    </w:rPr>
  </w:style>
  <w:style w:type="character" w:customStyle="1" w:styleId="style4102">
    <w:name w:val="Subtitle Char"/>
    <w:basedOn w:val="style65"/>
    <w:next w:val="style4102"/>
    <w:link w:val="style74"/>
    <w:uiPriority w:val="11"/>
    <w:rPr>
      <w:rFonts w:ascii="Cambria" w:cs="Times New Roman" w:eastAsia="Times New Roman" w:hAnsi="Cambria"/>
      <w:iCs/>
      <w:spacing w:val="15"/>
      <w:sz w:val="24"/>
      <w:szCs w:val="24"/>
      <w:lang w:bidi="en-US"/>
    </w:rPr>
  </w:style>
  <w:style w:type="paragraph" w:styleId="style179">
    <w:name w:val="List Paragraph"/>
    <w:basedOn w:val="style0"/>
    <w:next w:val="style179"/>
    <w:qFormat/>
    <w:uiPriority w:val="34"/>
    <w:pPr>
      <w:ind w:left="720"/>
      <w:contextualSpacing/>
    </w:pPr>
    <w:rPr/>
  </w:style>
  <w:style w:type="character" w:customStyle="1" w:styleId="style4103">
    <w:name w:val="A6"/>
    <w:next w:val="style4103"/>
    <w:uiPriority w:val="99"/>
    <w:rPr>
      <w:rFonts w:cs="Alright Sans Regular"/>
      <w:color w:val="000000"/>
      <w:sz w:val="18"/>
      <w:szCs w:val="18"/>
    </w:rPr>
  </w:style>
</w:styles>
</file>

<file path=word/_rels/document.xml.rels><?xml version="1.0" encoding="UTF-8"?>
<Relationships xmlns="http://schemas.openxmlformats.org/package/2006/relationships"><Relationship Id="rId20" Type="http://schemas.openxmlformats.org/officeDocument/2006/relationships/footer" Target="footer5.xml"/><Relationship Id="rId11" Type="http://schemas.openxmlformats.org/officeDocument/2006/relationships/image" Target="media/image5.jpeg"/><Relationship Id="rId22" Type="http://schemas.openxmlformats.org/officeDocument/2006/relationships/fontTable" Target="fontTable.xml"/><Relationship Id="rId10" Type="http://schemas.openxmlformats.org/officeDocument/2006/relationships/image" Target="media/image4.jpeg"/><Relationship Id="rId21" Type="http://schemas.openxmlformats.org/officeDocument/2006/relationships/styles" Target="styles.xml"/><Relationship Id="rId13" Type="http://schemas.openxmlformats.org/officeDocument/2006/relationships/image" Target="media/image7.jpeg"/><Relationship Id="rId24" Type="http://schemas.openxmlformats.org/officeDocument/2006/relationships/theme" Target="theme/theme1.xml"/><Relationship Id="rId12" Type="http://schemas.openxmlformats.org/officeDocument/2006/relationships/image" Target="media/image6.jpeg"/><Relationship Id="rId23"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9" Type="http://schemas.openxmlformats.org/officeDocument/2006/relationships/image" Target="media/image3.jpeg"/><Relationship Id="rId15" Type="http://schemas.openxmlformats.org/officeDocument/2006/relationships/image" Target="media/image9.jpeg"/><Relationship Id="rId14" Type="http://schemas.openxmlformats.org/officeDocument/2006/relationships/image" Target="media/image8.jpeg"/><Relationship Id="rId17" Type="http://schemas.openxmlformats.org/officeDocument/2006/relationships/header" Target="header2.xml"/><Relationship Id="rId16" Type="http://schemas.openxmlformats.org/officeDocument/2006/relationships/image" Target="media/image10.jpeg"/><Relationship Id="rId5" Type="http://schemas.openxmlformats.org/officeDocument/2006/relationships/image" Target="media/image3.png"/><Relationship Id="rId19" Type="http://schemas.openxmlformats.org/officeDocument/2006/relationships/header" Target="header4.xml"/><Relationship Id="rId6" Type="http://schemas.openxmlformats.org/officeDocument/2006/relationships/image" Target="media/image4.png"/><Relationship Id="rId18" Type="http://schemas.openxmlformats.org/officeDocument/2006/relationships/header" Target="header3.xml"/><Relationship Id="rId7" Type="http://schemas.openxmlformats.org/officeDocument/2006/relationships/image" Target="media/image5.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Words>874</Words>
  <Pages>6</Pages>
  <Characters>4786</Characters>
  <Application>WPS Office</Application>
  <DocSecurity>0</DocSecurity>
  <Paragraphs>110</Paragraphs>
  <ScaleCrop>false</ScaleCrop>
  <LinksUpToDate>false</LinksUpToDate>
  <CharactersWithSpaces>5730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2022-04-30T16:08:00Z</dcterms:created>
  <dc:creator>Emmanuel Akpan</dc:creator>
  <lastModifiedBy>SM-A305F</lastModifiedBy>
  <dcterms:modified xsi:type="dcterms:W3CDTF">2022-05-02T13:56:58Z</dcterms:modified>
  <revision>13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b93a613e834d420ca7a4114063780e2d</vt:lpwstr>
  </property>
</Properties>
</file>